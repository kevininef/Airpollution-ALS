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E49E6" w14:textId="1B1C45DE" w:rsidR="00C64499" w:rsidRDefault="00FB2E6D" w:rsidP="00C64499">
      <w:pPr>
        <w:widowControl/>
        <w:spacing w:after="160" w:line="259" w:lineRule="auto"/>
        <w:jc w:val="left"/>
        <w:rPr>
          <w:rFonts w:ascii="Calibri" w:eastAsia="等线" w:hAnsi="Calibri" w:cs="Times New Roman"/>
          <w:b/>
          <w:bCs/>
          <w:kern w:val="0"/>
          <w:sz w:val="22"/>
        </w:rPr>
      </w:pPr>
      <w:r>
        <w:rPr>
          <w:rFonts w:ascii="Calibri" w:eastAsia="等线" w:hAnsi="Calibri" w:cs="Times New Roman" w:hint="eastAsia"/>
          <w:b/>
          <w:bCs/>
          <w:kern w:val="0"/>
          <w:sz w:val="22"/>
        </w:rPr>
        <w:t>Supplemental</w:t>
      </w:r>
      <w:r>
        <w:rPr>
          <w:rFonts w:ascii="Calibri" w:eastAsia="等线" w:hAnsi="Calibri" w:cs="Times New Roman"/>
          <w:b/>
          <w:bCs/>
          <w:kern w:val="0"/>
          <w:sz w:val="22"/>
        </w:rPr>
        <w:t xml:space="preserve"> </w:t>
      </w:r>
      <w:r>
        <w:rPr>
          <w:rFonts w:ascii="Calibri" w:eastAsia="等线" w:hAnsi="Calibri" w:cs="Times New Roman" w:hint="eastAsia"/>
          <w:b/>
          <w:bCs/>
          <w:kern w:val="0"/>
          <w:sz w:val="22"/>
        </w:rPr>
        <w:t>Materials</w:t>
      </w:r>
    </w:p>
    <w:p w14:paraId="26B10FDF" w14:textId="71BA96A8" w:rsidR="00FB2E6D" w:rsidRDefault="00FB2E6D" w:rsidP="00C64499">
      <w:pPr>
        <w:widowControl/>
        <w:spacing w:after="160" w:line="259" w:lineRule="auto"/>
        <w:jc w:val="left"/>
        <w:rPr>
          <w:rFonts w:ascii="Calibri" w:eastAsia="等线" w:hAnsi="Calibri" w:cs="Times New Roman"/>
          <w:b/>
          <w:bCs/>
          <w:kern w:val="0"/>
          <w:sz w:val="22"/>
        </w:rPr>
      </w:pPr>
    </w:p>
    <w:p w14:paraId="3E251A24" w14:textId="0FFC2F14" w:rsidR="00373687" w:rsidRDefault="00373687" w:rsidP="00373687">
      <w:pPr>
        <w:rPr>
          <w:rFonts w:ascii="Calibri" w:eastAsia="等线" w:hAnsi="Calibri" w:cs="Times New Roman"/>
          <w:b/>
          <w:bCs/>
          <w:kern w:val="0"/>
          <w:sz w:val="22"/>
        </w:rPr>
      </w:pPr>
      <w:bookmarkStart w:id="0" w:name="_Hlk44526328"/>
      <w:r>
        <w:rPr>
          <w:rFonts w:ascii="Calibri" w:eastAsia="等线" w:hAnsi="Calibri" w:cs="Times New Roman"/>
          <w:b/>
          <w:bCs/>
          <w:kern w:val="0"/>
          <w:sz w:val="22"/>
        </w:rPr>
        <w:t xml:space="preserve">Long-term exposure to ultrafine particles, particulate matter constituents and </w:t>
      </w:r>
      <w:r w:rsidR="00D7206D">
        <w:rPr>
          <w:rFonts w:ascii="Calibri" w:eastAsia="等线" w:hAnsi="Calibri" w:cs="Times New Roman"/>
          <w:b/>
          <w:bCs/>
          <w:kern w:val="0"/>
          <w:sz w:val="22"/>
        </w:rPr>
        <w:t xml:space="preserve">the risk of </w:t>
      </w:r>
      <w:r>
        <w:rPr>
          <w:rFonts w:ascii="Calibri" w:eastAsia="等线" w:hAnsi="Calibri" w:cs="Times New Roman"/>
          <w:b/>
          <w:bCs/>
          <w:kern w:val="0"/>
          <w:sz w:val="22"/>
        </w:rPr>
        <w:t>amyotrophic lateral sclerosis</w:t>
      </w:r>
    </w:p>
    <w:bookmarkEnd w:id="0"/>
    <w:p w14:paraId="3068ABE6" w14:textId="77777777" w:rsidR="00373687" w:rsidRDefault="00373687" w:rsidP="00373687">
      <w:pPr>
        <w:rPr>
          <w:rFonts w:ascii="Calibri" w:eastAsia="等线" w:hAnsi="Calibri" w:cs="Times New Roman"/>
          <w:b/>
          <w:bCs/>
          <w:kern w:val="0"/>
          <w:sz w:val="22"/>
        </w:rPr>
      </w:pPr>
    </w:p>
    <w:p w14:paraId="3A9761B5" w14:textId="365EB9BD" w:rsidR="00373687" w:rsidRDefault="00373687" w:rsidP="00373687">
      <w:pPr>
        <w:rPr>
          <w:rFonts w:ascii="Calibri" w:eastAsia="等线" w:hAnsi="Calibri" w:cs="Times New Roman"/>
          <w:kern w:val="0"/>
          <w:sz w:val="22"/>
          <w:lang w:val="nl-NL"/>
        </w:rPr>
      </w:pPr>
      <w:r>
        <w:rPr>
          <w:rFonts w:ascii="Calibri" w:eastAsia="等线" w:hAnsi="Calibri" w:cs="Times New Roman"/>
          <w:kern w:val="0"/>
          <w:sz w:val="22"/>
          <w:lang w:val="nl-NL"/>
        </w:rPr>
        <w:t>Zhebin Yu, Susan Peters, Loes van Boxmeer, George Downward, Gerard Hoek, Marianthi-Anna Kioumourtzoglou, Marc G Weisskopf, Johnni Hansen, Leonard van den Berg</w:t>
      </w:r>
      <w:r>
        <w:rPr>
          <w:rFonts w:ascii="Calibri" w:eastAsia="等线" w:hAnsi="Calibri" w:cs="Times New Roman"/>
          <w:kern w:val="0"/>
          <w:sz w:val="22"/>
          <w:vertAlign w:val="superscript"/>
          <w:lang w:val="nl-NL"/>
        </w:rPr>
        <w:t>*</w:t>
      </w:r>
      <w:r>
        <w:rPr>
          <w:rFonts w:ascii="Calibri" w:eastAsia="等线" w:hAnsi="Calibri" w:cs="Times New Roman"/>
          <w:kern w:val="0"/>
          <w:sz w:val="22"/>
          <w:lang w:val="nl-NL"/>
        </w:rPr>
        <w:t>, Roel Vermeulen</w:t>
      </w:r>
      <w:r>
        <w:rPr>
          <w:rFonts w:ascii="Calibri" w:eastAsia="等线" w:hAnsi="Calibri" w:cs="Times New Roman"/>
          <w:kern w:val="0"/>
          <w:sz w:val="22"/>
          <w:vertAlign w:val="superscript"/>
          <w:lang w:val="nl-NL"/>
        </w:rPr>
        <w:t>*#</w:t>
      </w:r>
    </w:p>
    <w:p w14:paraId="13646E44" w14:textId="77777777" w:rsidR="00373687" w:rsidRPr="00373687" w:rsidRDefault="00373687" w:rsidP="00373687">
      <w:pPr>
        <w:rPr>
          <w:lang w:val="nl-NL"/>
        </w:rPr>
      </w:pPr>
    </w:p>
    <w:p w14:paraId="48B1AF5E" w14:textId="64B4EC0F" w:rsidR="00373687" w:rsidRDefault="00373687" w:rsidP="00373687">
      <w:pPr>
        <w:rPr>
          <w:rFonts w:ascii="Calibri" w:hAnsi="Calibri" w:cs="Calibri"/>
        </w:rPr>
      </w:pPr>
      <w:r>
        <w:rPr>
          <w:rFonts w:ascii="Calibri" w:hAnsi="Calibri" w:cs="Calibri"/>
        </w:rPr>
        <w:t xml:space="preserve">*These authors contributed equally; </w:t>
      </w:r>
      <w:r w:rsidRPr="00373687">
        <w:rPr>
          <w:rFonts w:ascii="Calibri" w:hAnsi="Calibri" w:cs="Calibri"/>
          <w:vertAlign w:val="superscript"/>
        </w:rPr>
        <w:t>#</w:t>
      </w:r>
      <w:r>
        <w:rPr>
          <w:rFonts w:ascii="Calibri" w:hAnsi="Calibri" w:cs="Calibri"/>
        </w:rPr>
        <w:t>Corresponding author</w:t>
      </w:r>
    </w:p>
    <w:p w14:paraId="1E329129" w14:textId="77777777" w:rsidR="00FB2E6D" w:rsidRPr="00FB2E6D" w:rsidRDefault="00FB2E6D" w:rsidP="00C64499">
      <w:pPr>
        <w:widowControl/>
        <w:spacing w:after="160" w:line="259" w:lineRule="auto"/>
        <w:jc w:val="left"/>
        <w:rPr>
          <w:rFonts w:ascii="Calibri" w:eastAsia="等线" w:hAnsi="Calibri" w:cs="Times New Roman"/>
          <w:b/>
          <w:bCs/>
          <w:kern w:val="0"/>
          <w:sz w:val="22"/>
        </w:rPr>
      </w:pPr>
    </w:p>
    <w:p w14:paraId="0A874E8B" w14:textId="77777777" w:rsidR="00C64499" w:rsidRPr="00602BDA" w:rsidRDefault="00C64499" w:rsidP="00C64499">
      <w:pPr>
        <w:widowControl/>
        <w:spacing w:after="160" w:line="259" w:lineRule="auto"/>
        <w:jc w:val="left"/>
        <w:rPr>
          <w:rFonts w:ascii="Calibri" w:eastAsia="等线" w:hAnsi="Calibri" w:cs="Times New Roman"/>
          <w:b/>
          <w:bCs/>
          <w:kern w:val="0"/>
          <w:sz w:val="22"/>
        </w:rPr>
      </w:pPr>
    </w:p>
    <w:p w14:paraId="0CC0EB52" w14:textId="12940344" w:rsidR="00C64499" w:rsidRDefault="00C64499" w:rsidP="00C64499">
      <w:pPr>
        <w:widowControl/>
        <w:spacing w:after="160" w:line="259" w:lineRule="auto"/>
        <w:jc w:val="left"/>
        <w:rPr>
          <w:rFonts w:ascii="Calibri" w:eastAsia="等线" w:hAnsi="Calibri" w:cs="Times New Roman"/>
          <w:b/>
          <w:bCs/>
          <w:kern w:val="0"/>
          <w:sz w:val="22"/>
        </w:rPr>
      </w:pPr>
    </w:p>
    <w:p w14:paraId="534E0FB5" w14:textId="74BD81F2" w:rsidR="00602BDA" w:rsidRDefault="00602BDA" w:rsidP="00C64499">
      <w:pPr>
        <w:widowControl/>
        <w:spacing w:after="160" w:line="259" w:lineRule="auto"/>
        <w:jc w:val="left"/>
        <w:rPr>
          <w:rFonts w:ascii="Calibri" w:eastAsia="等线" w:hAnsi="Calibri" w:cs="Times New Roman"/>
          <w:b/>
          <w:bCs/>
          <w:kern w:val="0"/>
          <w:sz w:val="22"/>
        </w:rPr>
      </w:pPr>
    </w:p>
    <w:p w14:paraId="252F1009" w14:textId="1986EB22" w:rsidR="00602BDA" w:rsidRDefault="00602BDA" w:rsidP="00C64499">
      <w:pPr>
        <w:widowControl/>
        <w:spacing w:after="160" w:line="259" w:lineRule="auto"/>
        <w:jc w:val="left"/>
        <w:rPr>
          <w:rFonts w:ascii="Calibri" w:eastAsia="等线" w:hAnsi="Calibri" w:cs="Times New Roman"/>
          <w:b/>
          <w:bCs/>
          <w:kern w:val="0"/>
          <w:sz w:val="22"/>
        </w:rPr>
      </w:pPr>
    </w:p>
    <w:p w14:paraId="67F7443A" w14:textId="14014CD9" w:rsidR="00602BDA" w:rsidRDefault="00602BDA" w:rsidP="00C64499">
      <w:pPr>
        <w:widowControl/>
        <w:spacing w:after="160" w:line="259" w:lineRule="auto"/>
        <w:jc w:val="left"/>
        <w:rPr>
          <w:rFonts w:ascii="Calibri" w:eastAsia="等线" w:hAnsi="Calibri" w:cs="Times New Roman"/>
          <w:b/>
          <w:bCs/>
          <w:kern w:val="0"/>
          <w:sz w:val="22"/>
        </w:rPr>
      </w:pPr>
    </w:p>
    <w:p w14:paraId="10EDEA44" w14:textId="1240E67B" w:rsidR="00602BDA" w:rsidRDefault="00602BDA" w:rsidP="00C64499">
      <w:pPr>
        <w:widowControl/>
        <w:spacing w:after="160" w:line="259" w:lineRule="auto"/>
        <w:jc w:val="left"/>
        <w:rPr>
          <w:rFonts w:ascii="Calibri" w:eastAsia="等线" w:hAnsi="Calibri" w:cs="Times New Roman"/>
          <w:b/>
          <w:bCs/>
          <w:kern w:val="0"/>
          <w:sz w:val="22"/>
        </w:rPr>
      </w:pPr>
    </w:p>
    <w:p w14:paraId="5ED6C3DD" w14:textId="7024E48D" w:rsidR="00602BDA" w:rsidRDefault="00602BDA" w:rsidP="00C64499">
      <w:pPr>
        <w:widowControl/>
        <w:spacing w:after="160" w:line="259" w:lineRule="auto"/>
        <w:jc w:val="left"/>
        <w:rPr>
          <w:rFonts w:ascii="Calibri" w:eastAsia="等线" w:hAnsi="Calibri" w:cs="Times New Roman"/>
          <w:b/>
          <w:bCs/>
          <w:kern w:val="0"/>
          <w:sz w:val="22"/>
        </w:rPr>
      </w:pPr>
    </w:p>
    <w:p w14:paraId="5967E381" w14:textId="77777777" w:rsidR="00602BDA" w:rsidRDefault="00602BDA" w:rsidP="00C64499">
      <w:pPr>
        <w:widowControl/>
        <w:spacing w:after="160" w:line="259" w:lineRule="auto"/>
        <w:jc w:val="left"/>
        <w:rPr>
          <w:rFonts w:ascii="Calibri" w:eastAsia="等线" w:hAnsi="Calibri" w:cs="Times New Roman"/>
          <w:b/>
          <w:bCs/>
          <w:kern w:val="0"/>
          <w:sz w:val="22"/>
        </w:rPr>
        <w:sectPr w:rsidR="00602BDA" w:rsidSect="00C64499">
          <w:pgSz w:w="11906" w:h="16838"/>
          <w:pgMar w:top="1440" w:right="1440" w:bottom="1440" w:left="1440" w:header="708" w:footer="708" w:gutter="0"/>
          <w:cols w:space="708"/>
          <w:docGrid w:linePitch="360"/>
        </w:sectPr>
      </w:pPr>
    </w:p>
    <w:p w14:paraId="7AFBDB71" w14:textId="59F7CFB5" w:rsidR="00602BDA" w:rsidRDefault="00602BDA" w:rsidP="00C64499">
      <w:pPr>
        <w:widowControl/>
        <w:spacing w:after="160" w:line="259" w:lineRule="auto"/>
        <w:jc w:val="left"/>
        <w:rPr>
          <w:rFonts w:ascii="Calibri" w:eastAsia="等线" w:hAnsi="Calibri" w:cs="Times New Roman"/>
          <w:b/>
          <w:bCs/>
          <w:kern w:val="0"/>
          <w:sz w:val="22"/>
        </w:rPr>
      </w:pPr>
      <w:r>
        <w:rPr>
          <w:rFonts w:ascii="Calibri" w:eastAsia="等线" w:hAnsi="Calibri" w:cs="Times New Roman" w:hint="eastAsia"/>
          <w:b/>
          <w:bCs/>
          <w:kern w:val="0"/>
          <w:sz w:val="22"/>
        </w:rPr>
        <w:lastRenderedPageBreak/>
        <w:t>Methods</w:t>
      </w:r>
    </w:p>
    <w:p w14:paraId="4D35F565" w14:textId="77777777" w:rsidR="00602BDA" w:rsidRPr="000539D9" w:rsidRDefault="00602BDA" w:rsidP="00602BDA">
      <w:pPr>
        <w:spacing w:line="480" w:lineRule="auto"/>
        <w:rPr>
          <w:rFonts w:ascii="Calibri" w:eastAsia="等线" w:hAnsi="Calibri" w:cs="Times New Roman"/>
          <w:b/>
          <w:bCs/>
          <w:kern w:val="0"/>
          <w:sz w:val="22"/>
        </w:rPr>
      </w:pPr>
      <w:r w:rsidRPr="000539D9">
        <w:rPr>
          <w:rFonts w:ascii="Calibri" w:eastAsia="等线" w:hAnsi="Calibri" w:cs="Times New Roman"/>
          <w:b/>
          <w:bCs/>
          <w:kern w:val="0"/>
          <w:sz w:val="22"/>
        </w:rPr>
        <w:t>Study population</w:t>
      </w:r>
    </w:p>
    <w:p w14:paraId="2A13F55D" w14:textId="11A1154E" w:rsidR="00602BDA" w:rsidRPr="000539D9" w:rsidRDefault="00602BDA" w:rsidP="00602BDA">
      <w:pPr>
        <w:widowControl/>
        <w:spacing w:after="160" w:line="480" w:lineRule="auto"/>
        <w:rPr>
          <w:rFonts w:ascii="Calibri" w:eastAsia="等线" w:hAnsi="Calibri" w:cs="Times New Roman"/>
          <w:kern w:val="0"/>
          <w:sz w:val="22"/>
        </w:rPr>
      </w:pPr>
      <w:r w:rsidRPr="000539D9">
        <w:rPr>
          <w:rFonts w:ascii="Calibri" w:eastAsia="等线" w:hAnsi="Calibri" w:cs="Times New Roman"/>
          <w:kern w:val="0"/>
          <w:sz w:val="22"/>
        </w:rPr>
        <w:t>The</w:t>
      </w:r>
      <w:r>
        <w:rPr>
          <w:rFonts w:ascii="Calibri" w:eastAsia="等线" w:hAnsi="Calibri" w:cs="Times New Roman"/>
          <w:kern w:val="0"/>
          <w:sz w:val="22"/>
        </w:rPr>
        <w:t xml:space="preserve"> </w:t>
      </w:r>
      <w:r w:rsidRPr="000539D9">
        <w:rPr>
          <w:rFonts w:ascii="Calibri" w:eastAsia="等线" w:hAnsi="Calibri" w:cs="Times New Roman"/>
          <w:kern w:val="0"/>
          <w:sz w:val="22"/>
        </w:rPr>
        <w:t>PAN study</w:t>
      </w:r>
      <w:r>
        <w:rPr>
          <w:rFonts w:ascii="Calibri" w:eastAsia="等线" w:hAnsi="Calibri" w:cs="Times New Roman"/>
          <w:kern w:val="0"/>
          <w:sz w:val="22"/>
        </w:rPr>
        <w:t xml:space="preserve"> is a population-based case-control study in the Netherlands which started on January 1, 2006 with an estimated capture rate of 81% of all ALS cases in the country</w:t>
      </w:r>
      <w:r w:rsidDel="008F1572">
        <w:rPr>
          <w:rFonts w:ascii="Calibri" w:eastAsia="等线" w:hAnsi="Calibri" w:cs="Times New Roman"/>
          <w:kern w:val="0"/>
          <w:sz w:val="22"/>
        </w:rPr>
        <w:t xml:space="preserve"> </w:t>
      </w:r>
      <w:r w:rsidR="00162517">
        <w:rPr>
          <w:rFonts w:ascii="Calibri" w:eastAsia="等线" w:hAnsi="Calibri" w:cs="Times New Roman"/>
          <w:kern w:val="0"/>
          <w:sz w:val="22"/>
        </w:rPr>
        <w:fldChar w:fldCharType="begin">
          <w:fldData xml:space="preserve">PEVuZE5vdGU+PENpdGU+PEF1dGhvcj5IdWlzbWFuPC9BdXRob3I+PFllYXI+MjAxMTwvWWVhcj48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</w:fldData>
        </w:fldChar>
      </w:r>
      <w:r w:rsidR="00162517">
        <w:rPr>
          <w:rFonts w:ascii="Calibri" w:eastAsia="等线" w:hAnsi="Calibri" w:cs="Times New Roman"/>
          <w:kern w:val="0"/>
          <w:sz w:val="22"/>
        </w:rPr>
        <w:instrText xml:space="preserve"> ADDIN EN.CITE </w:instrText>
      </w:r>
      <w:r w:rsidR="00162517">
        <w:rPr>
          <w:rFonts w:ascii="Calibri" w:eastAsia="等线" w:hAnsi="Calibri" w:cs="Times New Roman"/>
          <w:kern w:val="0"/>
          <w:sz w:val="22"/>
        </w:rPr>
        <w:fldChar w:fldCharType="begin">
          <w:fldData xml:space="preserve">PEVuZE5vdGU+PENpdGU+PEF1dGhvcj5IdWlzbWFuPC9BdXRob3I+PFllYXI+MjAxMTwvWWVhcj48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</w:fldData>
        </w:fldChar>
      </w:r>
      <w:r w:rsidR="00162517">
        <w:rPr>
          <w:rFonts w:ascii="Calibri" w:eastAsia="等线" w:hAnsi="Calibri" w:cs="Times New Roman"/>
          <w:kern w:val="0"/>
          <w:sz w:val="22"/>
        </w:rPr>
        <w:instrText xml:space="preserve"> ADDIN EN.CITE.DATA </w:instrText>
      </w:r>
      <w:r w:rsidR="00162517">
        <w:rPr>
          <w:rFonts w:ascii="Calibri" w:eastAsia="等线" w:hAnsi="Calibri" w:cs="Times New Roman"/>
          <w:kern w:val="0"/>
          <w:sz w:val="22"/>
        </w:rPr>
      </w:r>
      <w:r w:rsidR="00162517">
        <w:rPr>
          <w:rFonts w:ascii="Calibri" w:eastAsia="等线" w:hAnsi="Calibri" w:cs="Times New Roman"/>
          <w:kern w:val="0"/>
          <w:sz w:val="22"/>
        </w:rPr>
        <w:fldChar w:fldCharType="end"/>
      </w:r>
      <w:r w:rsidR="00162517">
        <w:rPr>
          <w:rFonts w:ascii="Calibri" w:eastAsia="等线" w:hAnsi="Calibri" w:cs="Times New Roman"/>
          <w:kern w:val="0"/>
          <w:sz w:val="22"/>
        </w:rPr>
      </w:r>
      <w:r w:rsidR="00162517">
        <w:rPr>
          <w:rFonts w:ascii="Calibri" w:eastAsia="等线" w:hAnsi="Calibri" w:cs="Times New Roman"/>
          <w:kern w:val="0"/>
          <w:sz w:val="22"/>
        </w:rPr>
        <w:fldChar w:fldCharType="separate"/>
      </w:r>
      <w:r w:rsidR="00162517">
        <w:rPr>
          <w:rFonts w:ascii="Calibri" w:eastAsia="等线" w:hAnsi="Calibri" w:cs="Times New Roman"/>
          <w:noProof/>
          <w:kern w:val="0"/>
          <w:sz w:val="22"/>
        </w:rPr>
        <w:t>(Huisman et al. 2011)</w:t>
      </w:r>
      <w:r w:rsidR="00162517">
        <w:rPr>
          <w:rFonts w:ascii="Calibri" w:eastAsia="等线" w:hAnsi="Calibri" w:cs="Times New Roman"/>
          <w:kern w:val="0"/>
          <w:sz w:val="22"/>
        </w:rPr>
        <w:fldChar w:fldCharType="end"/>
      </w:r>
      <w:r>
        <w:rPr>
          <w:rFonts w:ascii="Calibri" w:eastAsia="等线" w:hAnsi="Calibri" w:cs="Times New Roman"/>
          <w:kern w:val="0"/>
          <w:sz w:val="22"/>
        </w:rPr>
        <w:t>. The current analysis was based on ALS patients and controls enrolled in the PAN study</w:t>
      </w:r>
      <w:r w:rsidRPr="000539D9">
        <w:rPr>
          <w:rFonts w:ascii="Calibri" w:eastAsia="等线" w:hAnsi="Calibri" w:cs="Times New Roman"/>
          <w:kern w:val="0"/>
          <w:sz w:val="22"/>
        </w:rPr>
        <w:t xml:space="preserve"> </w:t>
      </w:r>
      <w:r>
        <w:rPr>
          <w:rFonts w:ascii="Calibri" w:eastAsia="等线" w:hAnsi="Calibri" w:cs="Times New Roman"/>
          <w:kern w:val="0"/>
          <w:sz w:val="22"/>
        </w:rPr>
        <w:t>up to</w:t>
      </w:r>
      <w:r w:rsidRPr="000539D9">
        <w:rPr>
          <w:rFonts w:ascii="Calibri" w:eastAsia="等线" w:hAnsi="Calibri" w:cs="Times New Roman"/>
          <w:kern w:val="0"/>
          <w:sz w:val="22"/>
        </w:rPr>
        <w:t xml:space="preserve"> December 31, 2018. All </w:t>
      </w:r>
      <w:r>
        <w:rPr>
          <w:rFonts w:ascii="Calibri" w:eastAsia="等线" w:hAnsi="Calibri" w:cs="Times New Roman"/>
          <w:kern w:val="0"/>
          <w:sz w:val="22"/>
        </w:rPr>
        <w:t>patients</w:t>
      </w:r>
      <w:r w:rsidRPr="000539D9">
        <w:rPr>
          <w:rFonts w:ascii="Calibri" w:eastAsia="等线" w:hAnsi="Calibri" w:cs="Times New Roman"/>
          <w:kern w:val="0"/>
          <w:sz w:val="22"/>
        </w:rPr>
        <w:t xml:space="preserve"> with a diagnosis of possible, </w:t>
      </w:r>
      <w:r>
        <w:rPr>
          <w:rFonts w:ascii="Calibri" w:eastAsia="等线" w:hAnsi="Calibri" w:cs="Times New Roman"/>
          <w:kern w:val="0"/>
          <w:sz w:val="22"/>
        </w:rPr>
        <w:t xml:space="preserve">laboratory supported </w:t>
      </w:r>
      <w:r w:rsidRPr="000539D9">
        <w:rPr>
          <w:rFonts w:ascii="Calibri" w:eastAsia="等线" w:hAnsi="Calibri" w:cs="Times New Roman"/>
          <w:kern w:val="0"/>
          <w:sz w:val="22"/>
        </w:rPr>
        <w:t>probable</w:t>
      </w:r>
      <w:r>
        <w:rPr>
          <w:rFonts w:ascii="Calibri" w:eastAsia="等线" w:hAnsi="Calibri" w:cs="Times New Roman"/>
          <w:kern w:val="0"/>
          <w:sz w:val="22"/>
        </w:rPr>
        <w:t>, probable,</w:t>
      </w:r>
      <w:r w:rsidRPr="000539D9">
        <w:rPr>
          <w:rFonts w:ascii="Calibri" w:eastAsia="等线" w:hAnsi="Calibri" w:cs="Times New Roman"/>
          <w:kern w:val="0"/>
          <w:sz w:val="22"/>
        </w:rPr>
        <w:t xml:space="preserve"> or definite ALS according to the revised El Escorial criteria</w:t>
      </w:r>
      <w:r w:rsidR="00162517">
        <w:rPr>
          <w:rFonts w:ascii="Calibri" w:eastAsia="等线" w:hAnsi="Calibri" w:cs="Times New Roman"/>
          <w:kern w:val="0"/>
          <w:sz w:val="22"/>
        </w:rPr>
        <w:fldChar w:fldCharType="begin"/>
      </w:r>
      <w:r w:rsidR="00162517">
        <w:rPr>
          <w:rFonts w:ascii="Calibri" w:eastAsia="等线" w:hAnsi="Calibri" w:cs="Times New Roman"/>
          <w:kern w:val="0"/>
          <w:sz w:val="22"/>
        </w:rPr>
        <w:instrText xml:space="preserve"> ADDIN EN.CITE &lt;EndNote&gt;&lt;Cite&gt;&lt;Author&gt;Brooks&lt;/Author&gt;&lt;Year&gt;2000&lt;/Year&gt;&lt;RecNum&gt;274&lt;/RecNum&gt;&lt;DisplayText&gt;(Brooks et al. 2000)&lt;/DisplayText&gt;&lt;record&gt;&lt;rec-number&gt;274&lt;/rec-number&gt;&lt;foreign-keys&gt;&lt;key app="EN" db-id="s902f59f920vzhez5af5w99zvrfe2rd59zzt" timestamp="1583157170"&gt;274&lt;/key&gt;&lt;/foreign-keys&gt;&lt;ref-type name="Journal Article"&gt;17&lt;/ref-type&gt;&lt;contributors&gt;&lt;authors&gt;&lt;author&gt;Brooks, B. R.&lt;/author&gt;&lt;author&gt;Miller, R. G.&lt;/author&gt;&lt;author&gt;Swash, M.&lt;/author&gt;&lt;author&gt;Munsat, T. L.&lt;/author&gt;&lt;author&gt;World Federation of Neurology Research Group on Motor Neuron, Diseases&lt;/author&gt;&lt;/authors&gt;&lt;/contributors&gt;&lt;auth-address&gt;ALS Clinical Research Center, University of Wisconsin Hospital and Clinics, Madison 53792-5132, USA. Brooks@neurology.wisc.edu&lt;/auth-address&gt;&lt;titles&gt;&lt;title&gt;El Escorial revisited: revised criteria for the diagnosis of amyotrophic lateral sclerosis&lt;/title&gt;&lt;secondary-title&gt;Amyotroph Lateral Scler Other Motor Neuron Disord&lt;/secondary-title&gt;&lt;/titles&gt;&lt;periodical&gt;&lt;full-title&gt;Amyotroph Lateral Scler Other Motor Neuron Disord&lt;/full-title&gt;&lt;/periodical&gt;&lt;pages&gt;293-9&lt;/pages&gt;&lt;volume&gt;1&lt;/volume&gt;&lt;number&gt;5&lt;/number&gt;&lt;edition&gt;2001/07/24&lt;/edition&gt;&lt;keywords&gt;&lt;keyword&gt;Diagnosis, Differential&lt;/keyword&gt;&lt;keyword&gt;Electrophysiology/methods&lt;/keyword&gt;&lt;keyword&gt;Humans&lt;/keyword&gt;&lt;keyword&gt;Motor Neuron Disease/*diagnosis/pathology/physiopathology&lt;/keyword&gt;&lt;keyword&gt;Motor Neurons/pathology/physiology&lt;/keyword&gt;&lt;keyword&gt;Nerve Degeneration&lt;/keyword&gt;&lt;/keywords&gt;&lt;dates&gt;&lt;year&gt;2000&lt;/year&gt;&lt;pub-dates&gt;&lt;date&gt;Dec&lt;/date&gt;&lt;/pub-dates&gt;&lt;/dates&gt;&lt;isbn&gt;1466-0822 (Print)&amp;#xD;1466-0822 (Linking)&lt;/isbn&gt;&lt;accession-num&gt;11464847&lt;/accession-num&gt;&lt;urls&gt;&lt;related-urls&gt;&lt;url&gt;https://www.ncbi.nlm.nih.gov/pubmed/11464847&lt;/url&gt;&lt;/related-urls&gt;&lt;/urls&gt;&lt;electronic-resource-num&gt;10.1080/146608200300079536&lt;/electronic-resource-num&gt;&lt;research-notes&gt;&lt;style face="normal" font="default" size="100%"&gt;El&lt;/style&gt;&lt;style face="normal" font="default" charset="134" size="100%"&gt; &lt;/style&gt;&lt;style face="normal" font="default" size="100%"&gt;criterial&lt;/style&gt;&lt;/research-notes&gt;&lt;/record&gt;&lt;/Cite&gt;&lt;/EndNote&gt;</w:instrText>
      </w:r>
      <w:r w:rsidR="00162517">
        <w:rPr>
          <w:rFonts w:ascii="Calibri" w:eastAsia="等线" w:hAnsi="Calibri" w:cs="Times New Roman"/>
          <w:kern w:val="0"/>
          <w:sz w:val="22"/>
        </w:rPr>
        <w:fldChar w:fldCharType="separate"/>
      </w:r>
      <w:r w:rsidR="00162517">
        <w:rPr>
          <w:rFonts w:ascii="Calibri" w:eastAsia="等线" w:hAnsi="Calibri" w:cs="Times New Roman"/>
          <w:noProof/>
          <w:kern w:val="0"/>
          <w:sz w:val="22"/>
        </w:rPr>
        <w:t>(Brooks et al. 2000)</w:t>
      </w:r>
      <w:r w:rsidR="00162517">
        <w:rPr>
          <w:rFonts w:ascii="Calibri" w:eastAsia="等线" w:hAnsi="Calibri" w:cs="Times New Roman"/>
          <w:kern w:val="0"/>
          <w:sz w:val="22"/>
        </w:rPr>
        <w:fldChar w:fldCharType="end"/>
      </w:r>
      <w:r>
        <w:rPr>
          <w:rFonts w:ascii="Calibri" w:eastAsia="等线" w:hAnsi="Calibri" w:cs="Times New Roman"/>
          <w:kern w:val="0"/>
          <w:sz w:val="22"/>
        </w:rPr>
        <w:t xml:space="preserve"> </w:t>
      </w:r>
      <w:r w:rsidRPr="000539D9">
        <w:rPr>
          <w:rFonts w:ascii="Calibri" w:eastAsia="等线" w:hAnsi="Calibri" w:cs="Times New Roman"/>
          <w:kern w:val="0"/>
          <w:sz w:val="22"/>
        </w:rPr>
        <w:t>were included</w:t>
      </w:r>
      <w:r>
        <w:rPr>
          <w:rFonts w:ascii="Calibri" w:eastAsia="等线" w:hAnsi="Calibri" w:cs="Times New Roman"/>
          <w:kern w:val="0"/>
          <w:sz w:val="22"/>
        </w:rPr>
        <w:t>. T</w:t>
      </w:r>
      <w:r w:rsidRPr="000539D9">
        <w:rPr>
          <w:rFonts w:ascii="Calibri" w:eastAsia="等线" w:hAnsi="Calibri" w:cs="Times New Roman"/>
          <w:kern w:val="0"/>
          <w:sz w:val="22"/>
        </w:rPr>
        <w:t>hose who had a first-</w:t>
      </w:r>
      <w:r>
        <w:rPr>
          <w:rFonts w:ascii="Calibri" w:eastAsia="等线" w:hAnsi="Calibri" w:cs="Times New Roman"/>
          <w:kern w:val="0"/>
          <w:sz w:val="22"/>
        </w:rPr>
        <w:t>, second-, or third-</w:t>
      </w:r>
      <w:r w:rsidRPr="000539D9">
        <w:rPr>
          <w:rFonts w:ascii="Calibri" w:eastAsia="等线" w:hAnsi="Calibri" w:cs="Times New Roman"/>
          <w:kern w:val="0"/>
          <w:sz w:val="22"/>
        </w:rPr>
        <w:t>degree</w:t>
      </w:r>
      <w:r>
        <w:rPr>
          <w:rFonts w:ascii="Calibri" w:eastAsia="等线" w:hAnsi="Calibri" w:cs="Times New Roman"/>
          <w:kern w:val="0"/>
          <w:sz w:val="22"/>
        </w:rPr>
        <w:t xml:space="preserve"> </w:t>
      </w:r>
      <w:r w:rsidRPr="000539D9">
        <w:rPr>
          <w:rFonts w:ascii="Calibri" w:eastAsia="等线" w:hAnsi="Calibri" w:cs="Times New Roman"/>
          <w:kern w:val="0"/>
          <w:sz w:val="22"/>
        </w:rPr>
        <w:t xml:space="preserve">family member with </w:t>
      </w:r>
      <w:r>
        <w:rPr>
          <w:rFonts w:ascii="Calibri" w:eastAsia="等线" w:hAnsi="Calibri" w:cs="Times New Roman"/>
          <w:kern w:val="0"/>
          <w:sz w:val="22"/>
        </w:rPr>
        <w:t xml:space="preserve">a </w:t>
      </w:r>
      <w:bookmarkStart w:id="1" w:name="_Hlk50985635"/>
      <w:r>
        <w:rPr>
          <w:rFonts w:ascii="Calibri" w:eastAsia="等线" w:hAnsi="Calibri" w:cs="Times New Roman"/>
          <w:kern w:val="0"/>
          <w:sz w:val="22"/>
        </w:rPr>
        <w:t>motor neuron disease</w:t>
      </w:r>
      <w:r w:rsidRPr="000539D9">
        <w:rPr>
          <w:rFonts w:ascii="Calibri" w:eastAsia="等线" w:hAnsi="Calibri" w:cs="Times New Roman"/>
          <w:kern w:val="0"/>
          <w:sz w:val="22"/>
        </w:rPr>
        <w:t xml:space="preserve"> </w:t>
      </w:r>
      <w:bookmarkEnd w:id="1"/>
      <w:r w:rsidRPr="000539D9">
        <w:rPr>
          <w:rFonts w:ascii="Calibri" w:eastAsia="等线" w:hAnsi="Calibri" w:cs="Times New Roman"/>
          <w:kern w:val="0"/>
          <w:sz w:val="22"/>
        </w:rPr>
        <w:t>(N=</w:t>
      </w:r>
      <w:r>
        <w:rPr>
          <w:rFonts w:ascii="Calibri" w:eastAsia="等线" w:hAnsi="Calibri" w:cs="Times New Roman"/>
          <w:kern w:val="0"/>
          <w:sz w:val="22"/>
        </w:rPr>
        <w:t>211</w:t>
      </w:r>
      <w:r w:rsidRPr="000539D9">
        <w:rPr>
          <w:rFonts w:ascii="Calibri" w:eastAsia="等线" w:hAnsi="Calibri" w:cs="Times New Roman"/>
          <w:kern w:val="0"/>
          <w:sz w:val="22"/>
        </w:rPr>
        <w:t>) were excluded.</w:t>
      </w:r>
    </w:p>
    <w:p w14:paraId="5AB8CA2C" w14:textId="77777777" w:rsidR="00602BDA" w:rsidRDefault="00602BDA" w:rsidP="00602BDA">
      <w:pPr>
        <w:spacing w:line="480" w:lineRule="auto"/>
        <w:rPr>
          <w:rFonts w:ascii="Calibri" w:eastAsia="等线" w:hAnsi="Calibri" w:cs="Times New Roman"/>
          <w:kern w:val="0"/>
          <w:sz w:val="22"/>
        </w:rPr>
      </w:pPr>
    </w:p>
    <w:p w14:paraId="7E30EE92" w14:textId="77777777" w:rsidR="00602BDA" w:rsidRDefault="00602BDA" w:rsidP="00602BDA">
      <w:pPr>
        <w:spacing w:line="480" w:lineRule="auto"/>
        <w:rPr>
          <w:rFonts w:ascii="Calibri" w:eastAsia="等线" w:hAnsi="Calibri" w:cs="Times New Roman"/>
          <w:kern w:val="0"/>
          <w:sz w:val="22"/>
        </w:rPr>
      </w:pPr>
      <w:r w:rsidRPr="000539D9">
        <w:rPr>
          <w:rFonts w:ascii="Calibri" w:eastAsia="等线" w:hAnsi="Calibri" w:cs="Times New Roman"/>
          <w:kern w:val="0"/>
          <w:sz w:val="22"/>
        </w:rPr>
        <w:t>Population-based controls were selected from the register</w:t>
      </w:r>
      <w:r>
        <w:rPr>
          <w:rFonts w:ascii="Calibri" w:eastAsia="等线" w:hAnsi="Calibri" w:cs="Times New Roman"/>
          <w:kern w:val="0"/>
          <w:sz w:val="22"/>
        </w:rPr>
        <w:t>s</w:t>
      </w:r>
      <w:r w:rsidRPr="000539D9">
        <w:rPr>
          <w:rFonts w:ascii="Calibri" w:eastAsia="等线" w:hAnsi="Calibri" w:cs="Times New Roman"/>
          <w:kern w:val="0"/>
          <w:sz w:val="22"/>
        </w:rPr>
        <w:t xml:space="preserve"> of the </w:t>
      </w:r>
      <w:r>
        <w:rPr>
          <w:rFonts w:ascii="Calibri" w:eastAsia="等线" w:hAnsi="Calibri" w:cs="Times New Roman"/>
          <w:kern w:val="0"/>
          <w:sz w:val="22"/>
        </w:rPr>
        <w:t xml:space="preserve">patients’ </w:t>
      </w:r>
      <w:r w:rsidRPr="000539D9">
        <w:rPr>
          <w:rFonts w:ascii="Calibri" w:eastAsia="等线" w:hAnsi="Calibri" w:cs="Times New Roman"/>
          <w:kern w:val="0"/>
          <w:sz w:val="22"/>
        </w:rPr>
        <w:t>general practitioner</w:t>
      </w:r>
      <w:r>
        <w:rPr>
          <w:rFonts w:ascii="Calibri" w:eastAsia="等线" w:hAnsi="Calibri" w:cs="Times New Roman"/>
          <w:kern w:val="0"/>
          <w:sz w:val="22"/>
        </w:rPr>
        <w:t>s</w:t>
      </w:r>
      <w:r w:rsidRPr="000539D9">
        <w:rPr>
          <w:rFonts w:ascii="Calibri" w:eastAsia="等线" w:hAnsi="Calibri" w:cs="Times New Roman"/>
          <w:kern w:val="0"/>
          <w:sz w:val="22"/>
        </w:rPr>
        <w:t xml:space="preserve"> (GP) and frequency matched </w:t>
      </w:r>
      <w:r w:rsidRPr="00E47669">
        <w:rPr>
          <w:rFonts w:ascii="Calibri" w:eastAsia="等线" w:hAnsi="Calibri" w:cs="Times New Roman"/>
          <w:kern w:val="0"/>
          <w:sz w:val="22"/>
        </w:rPr>
        <w:t>by sex and age (</w:t>
      </w:r>
      <w:r w:rsidRPr="00E47669">
        <w:rPr>
          <w:rFonts w:ascii="Calibri" w:eastAsia="等线" w:hAnsi="Calibri" w:cs="Calibri"/>
          <w:kern w:val="0"/>
          <w:sz w:val="22"/>
        </w:rPr>
        <w:t>±</w:t>
      </w:r>
      <w:r w:rsidRPr="00E47669">
        <w:rPr>
          <w:rFonts w:ascii="Calibri" w:eastAsia="等线" w:hAnsi="Calibri" w:cs="Times New Roman"/>
          <w:kern w:val="0"/>
          <w:sz w:val="22"/>
        </w:rPr>
        <w:t>5 years).</w:t>
      </w:r>
      <w:r w:rsidRPr="000539D9">
        <w:rPr>
          <w:rFonts w:ascii="Calibri" w:eastAsia="等线" w:hAnsi="Calibri" w:cs="Times New Roman"/>
          <w:kern w:val="0"/>
          <w:sz w:val="22"/>
        </w:rPr>
        <w:t xml:space="preserve"> The health-care system in the Netherlands ensures that every inhabitant is registered with a GP, </w:t>
      </w:r>
      <w:r>
        <w:rPr>
          <w:rFonts w:ascii="Calibri" w:eastAsia="等线" w:hAnsi="Calibri" w:cs="Times New Roman"/>
          <w:kern w:val="0"/>
          <w:sz w:val="22"/>
        </w:rPr>
        <w:t>therefore giving a good representation</w:t>
      </w:r>
      <w:r w:rsidRPr="000539D9">
        <w:rPr>
          <w:rFonts w:ascii="Calibri" w:eastAsia="等线" w:hAnsi="Calibri" w:cs="Times New Roman"/>
          <w:kern w:val="0"/>
          <w:sz w:val="22"/>
        </w:rPr>
        <w:t xml:space="preserve"> of the source population. B</w:t>
      </w:r>
      <w:r>
        <w:rPr>
          <w:rFonts w:ascii="Calibri" w:eastAsia="等线" w:hAnsi="Calibri" w:cs="Times New Roman"/>
          <w:kern w:val="0"/>
          <w:sz w:val="22"/>
        </w:rPr>
        <w:t>iological</w:t>
      </w:r>
      <w:r w:rsidRPr="000539D9">
        <w:rPr>
          <w:rFonts w:ascii="Calibri" w:eastAsia="等线" w:hAnsi="Calibri" w:cs="Times New Roman"/>
          <w:kern w:val="0"/>
          <w:sz w:val="22"/>
        </w:rPr>
        <w:t xml:space="preserve"> relatives or spouses of the cases were not eligible for being controls. Th</w:t>
      </w:r>
      <w:r>
        <w:rPr>
          <w:rFonts w:ascii="Calibri" w:eastAsia="等线" w:hAnsi="Calibri" w:cs="Times New Roman"/>
          <w:kern w:val="0"/>
          <w:sz w:val="22"/>
        </w:rPr>
        <w:t>e</w:t>
      </w:r>
      <w:r w:rsidRPr="000539D9">
        <w:rPr>
          <w:rFonts w:ascii="Calibri" w:eastAsia="等线" w:hAnsi="Calibri" w:cs="Times New Roman"/>
          <w:kern w:val="0"/>
          <w:sz w:val="22"/>
        </w:rPr>
        <w:t xml:space="preserve"> </w:t>
      </w:r>
      <w:r>
        <w:rPr>
          <w:rFonts w:ascii="Calibri" w:eastAsia="等线" w:hAnsi="Calibri" w:cs="Times New Roman"/>
          <w:kern w:val="0"/>
          <w:sz w:val="22"/>
        </w:rPr>
        <w:t xml:space="preserve">PAN </w:t>
      </w:r>
      <w:r w:rsidRPr="000539D9">
        <w:rPr>
          <w:rFonts w:ascii="Calibri" w:eastAsia="等线" w:hAnsi="Calibri" w:cs="Times New Roman"/>
          <w:kern w:val="0"/>
          <w:sz w:val="22"/>
        </w:rPr>
        <w:t xml:space="preserve">study was approved by the institutional review board of the University Medical Centre Utrecht. </w:t>
      </w:r>
      <w:r w:rsidRPr="000539D9">
        <w:rPr>
          <w:rFonts w:ascii="Calibri" w:eastAsia="等线" w:hAnsi="Calibri" w:cs="Times New Roman" w:hint="eastAsia"/>
          <w:kern w:val="0"/>
          <w:sz w:val="22"/>
        </w:rPr>
        <w:t>All</w:t>
      </w:r>
      <w:r w:rsidRPr="000539D9">
        <w:rPr>
          <w:rFonts w:ascii="Calibri" w:eastAsia="等线" w:hAnsi="Calibri" w:cs="Times New Roman"/>
          <w:kern w:val="0"/>
          <w:sz w:val="22"/>
        </w:rPr>
        <w:t xml:space="preserve"> participants gave written informed consent for inclusion in the study.</w:t>
      </w:r>
    </w:p>
    <w:p w14:paraId="363D4928" w14:textId="77777777" w:rsidR="00602BDA" w:rsidRDefault="00602BDA" w:rsidP="00602BDA">
      <w:pPr>
        <w:spacing w:line="480" w:lineRule="auto"/>
        <w:rPr>
          <w:rFonts w:ascii="Calibri" w:eastAsia="等线" w:hAnsi="Calibri" w:cs="Times New Roman"/>
          <w:kern w:val="0"/>
          <w:sz w:val="22"/>
        </w:rPr>
      </w:pPr>
    </w:p>
    <w:p w14:paraId="682C4F95" w14:textId="77777777" w:rsidR="00602BDA" w:rsidRPr="000539D9" w:rsidRDefault="00602BDA" w:rsidP="00602BDA">
      <w:pPr>
        <w:spacing w:line="480" w:lineRule="auto"/>
        <w:rPr>
          <w:rFonts w:ascii="Calibri" w:eastAsia="等线" w:hAnsi="Calibri" w:cs="Times New Roman"/>
          <w:b/>
          <w:bCs/>
          <w:kern w:val="0"/>
          <w:sz w:val="22"/>
        </w:rPr>
      </w:pPr>
      <w:r w:rsidRPr="000539D9">
        <w:rPr>
          <w:rFonts w:ascii="Calibri" w:eastAsia="等线" w:hAnsi="Calibri" w:cs="Times New Roman"/>
          <w:b/>
          <w:bCs/>
          <w:kern w:val="0"/>
          <w:sz w:val="22"/>
        </w:rPr>
        <w:t>Data collection</w:t>
      </w:r>
    </w:p>
    <w:p w14:paraId="06F5EEFC" w14:textId="77777777" w:rsidR="00602BDA" w:rsidRDefault="00602BDA" w:rsidP="00602BDA">
      <w:pPr>
        <w:widowControl/>
        <w:spacing w:after="160" w:line="480" w:lineRule="auto"/>
        <w:rPr>
          <w:rFonts w:ascii="Calibri" w:eastAsia="等线" w:hAnsi="Calibri" w:cs="Times New Roman"/>
          <w:bCs/>
          <w:kern w:val="0"/>
          <w:sz w:val="22"/>
        </w:rPr>
      </w:pPr>
      <w:r w:rsidRPr="000539D9">
        <w:rPr>
          <w:rFonts w:ascii="Calibri" w:eastAsia="等线" w:hAnsi="Calibri" w:cs="Times New Roman"/>
          <w:bCs/>
          <w:kern w:val="0"/>
          <w:sz w:val="22"/>
        </w:rPr>
        <w:t xml:space="preserve">Demographic information, including </w:t>
      </w:r>
      <w:r>
        <w:rPr>
          <w:rFonts w:ascii="Calibri" w:eastAsia="等线" w:hAnsi="Calibri" w:cs="Times New Roman"/>
          <w:bCs/>
          <w:kern w:val="0"/>
          <w:sz w:val="22"/>
        </w:rPr>
        <w:t>sex</w:t>
      </w:r>
      <w:r w:rsidRPr="000539D9">
        <w:rPr>
          <w:rFonts w:ascii="Calibri" w:eastAsia="等线" w:hAnsi="Calibri" w:cs="Times New Roman"/>
          <w:bCs/>
          <w:kern w:val="0"/>
          <w:sz w:val="22"/>
        </w:rPr>
        <w:t xml:space="preserve">, date of birth, education level, </w:t>
      </w:r>
      <w:r>
        <w:rPr>
          <w:rFonts w:ascii="Calibri" w:eastAsia="等线" w:hAnsi="Calibri" w:cs="Times New Roman"/>
          <w:bCs/>
          <w:kern w:val="0"/>
          <w:sz w:val="22"/>
        </w:rPr>
        <w:t xml:space="preserve">body mass index (BMI), </w:t>
      </w:r>
      <w:r w:rsidRPr="000539D9">
        <w:rPr>
          <w:rFonts w:ascii="Calibri" w:eastAsia="等线" w:hAnsi="Calibri" w:cs="Times New Roman"/>
          <w:bCs/>
          <w:kern w:val="0"/>
          <w:sz w:val="22"/>
        </w:rPr>
        <w:t>smoking</w:t>
      </w:r>
      <w:r>
        <w:rPr>
          <w:rFonts w:ascii="Calibri" w:eastAsia="等线" w:hAnsi="Calibri" w:cs="Times New Roman"/>
          <w:bCs/>
          <w:kern w:val="0"/>
          <w:sz w:val="22"/>
        </w:rPr>
        <w:t>,</w:t>
      </w:r>
      <w:r w:rsidRPr="000539D9">
        <w:rPr>
          <w:rFonts w:ascii="Calibri" w:eastAsia="等线" w:hAnsi="Calibri" w:cs="Times New Roman"/>
          <w:bCs/>
          <w:kern w:val="0"/>
          <w:sz w:val="22"/>
        </w:rPr>
        <w:t xml:space="preserve"> and alcohol consumption w</w:t>
      </w:r>
      <w:r>
        <w:rPr>
          <w:rFonts w:ascii="Calibri" w:eastAsia="等线" w:hAnsi="Calibri" w:cs="Times New Roman"/>
          <w:bCs/>
          <w:kern w:val="0"/>
          <w:sz w:val="22"/>
        </w:rPr>
        <w:t>as</w:t>
      </w:r>
      <w:r w:rsidRPr="000539D9">
        <w:rPr>
          <w:rFonts w:ascii="Calibri" w:eastAsia="等线" w:hAnsi="Calibri" w:cs="Times New Roman"/>
          <w:bCs/>
          <w:kern w:val="0"/>
          <w:sz w:val="22"/>
        </w:rPr>
        <w:t xml:space="preserve"> collected via questionnaire</w:t>
      </w:r>
      <w:r>
        <w:rPr>
          <w:rFonts w:ascii="Calibri" w:eastAsia="等线" w:hAnsi="Calibri" w:cs="Times New Roman"/>
          <w:bCs/>
          <w:kern w:val="0"/>
          <w:sz w:val="22"/>
        </w:rPr>
        <w:t>s</w:t>
      </w:r>
      <w:r w:rsidRPr="000539D9">
        <w:rPr>
          <w:rFonts w:ascii="Calibri" w:eastAsia="等线" w:hAnsi="Calibri" w:cs="Times New Roman"/>
          <w:bCs/>
          <w:kern w:val="0"/>
          <w:sz w:val="22"/>
        </w:rPr>
        <w:t xml:space="preserve"> filled </w:t>
      </w:r>
      <w:r>
        <w:rPr>
          <w:rFonts w:ascii="Calibri" w:eastAsia="等线" w:hAnsi="Calibri" w:cs="Times New Roman"/>
          <w:bCs/>
          <w:kern w:val="0"/>
          <w:sz w:val="22"/>
        </w:rPr>
        <w:t xml:space="preserve">in </w:t>
      </w:r>
      <w:r w:rsidRPr="000539D9">
        <w:rPr>
          <w:rFonts w:ascii="Calibri" w:eastAsia="等线" w:hAnsi="Calibri" w:cs="Times New Roman"/>
          <w:bCs/>
          <w:kern w:val="0"/>
          <w:sz w:val="22"/>
        </w:rPr>
        <w:t xml:space="preserve">by the participants themselves. </w:t>
      </w:r>
      <w:r>
        <w:rPr>
          <w:rFonts w:ascii="Calibri" w:eastAsia="等线" w:hAnsi="Calibri" w:cs="Times New Roman"/>
          <w:bCs/>
          <w:kern w:val="0"/>
          <w:sz w:val="22"/>
        </w:rPr>
        <w:t>The r</w:t>
      </w:r>
      <w:r w:rsidRPr="000539D9">
        <w:rPr>
          <w:rFonts w:ascii="Calibri" w:eastAsia="等线" w:hAnsi="Calibri" w:cs="Times New Roman"/>
          <w:bCs/>
          <w:kern w:val="0"/>
          <w:sz w:val="22"/>
        </w:rPr>
        <w:t xml:space="preserve">esidential history for each participant was derived via linkage </w:t>
      </w:r>
      <w:r>
        <w:rPr>
          <w:rFonts w:ascii="Calibri" w:eastAsia="等线" w:hAnsi="Calibri" w:cs="Times New Roman"/>
          <w:bCs/>
          <w:kern w:val="0"/>
          <w:sz w:val="22"/>
        </w:rPr>
        <w:t>of</w:t>
      </w:r>
      <w:r w:rsidRPr="000539D9">
        <w:rPr>
          <w:rFonts w:ascii="Calibri" w:eastAsia="等线" w:hAnsi="Calibri" w:cs="Times New Roman"/>
          <w:bCs/>
          <w:kern w:val="0"/>
          <w:sz w:val="22"/>
        </w:rPr>
        <w:t xml:space="preserve"> </w:t>
      </w:r>
      <w:r w:rsidRPr="000539D9">
        <w:rPr>
          <w:rFonts w:ascii="Calibri" w:eastAsia="等线" w:hAnsi="Calibri" w:cs="Times New Roman"/>
          <w:bCs/>
          <w:kern w:val="0"/>
          <w:sz w:val="22"/>
        </w:rPr>
        <w:lastRenderedPageBreak/>
        <w:t>the PAN study to the Municipality database. Clinical data</w:t>
      </w:r>
      <w:r>
        <w:rPr>
          <w:rFonts w:ascii="Calibri" w:eastAsia="等线" w:hAnsi="Calibri" w:cs="Times New Roman"/>
          <w:bCs/>
          <w:kern w:val="0"/>
          <w:sz w:val="22"/>
        </w:rPr>
        <w:t xml:space="preserve"> such as the date of symptom onset, the site of onset and the date of diagnosis</w:t>
      </w:r>
      <w:r w:rsidRPr="000539D9">
        <w:rPr>
          <w:rFonts w:ascii="Calibri" w:eastAsia="等线" w:hAnsi="Calibri" w:cs="Times New Roman"/>
          <w:bCs/>
          <w:kern w:val="0"/>
          <w:sz w:val="22"/>
        </w:rPr>
        <w:t xml:space="preserve"> were collected from </w:t>
      </w:r>
      <w:r>
        <w:rPr>
          <w:rFonts w:ascii="Calibri" w:eastAsia="等线" w:hAnsi="Calibri" w:cs="Times New Roman"/>
          <w:bCs/>
          <w:kern w:val="0"/>
          <w:sz w:val="22"/>
        </w:rPr>
        <w:t xml:space="preserve">the </w:t>
      </w:r>
      <w:r w:rsidRPr="000539D9">
        <w:rPr>
          <w:rFonts w:ascii="Calibri" w:eastAsia="等线" w:hAnsi="Calibri" w:cs="Times New Roman"/>
          <w:bCs/>
          <w:kern w:val="0"/>
          <w:sz w:val="22"/>
        </w:rPr>
        <w:t>patients’ medical records.</w:t>
      </w:r>
      <w:r>
        <w:rPr>
          <w:rFonts w:ascii="Calibri" w:eastAsia="等线" w:hAnsi="Calibri" w:cs="Times New Roman"/>
          <w:bCs/>
          <w:kern w:val="0"/>
          <w:sz w:val="22"/>
        </w:rPr>
        <w:t xml:space="preserve"> </w:t>
      </w:r>
      <w:r w:rsidRPr="000539D9">
        <w:rPr>
          <w:rFonts w:ascii="Calibri" w:eastAsia="等线" w:hAnsi="Calibri" w:cs="Times New Roman"/>
          <w:bCs/>
          <w:kern w:val="0"/>
          <w:sz w:val="22"/>
        </w:rPr>
        <w:t>Area</w:t>
      </w:r>
      <w:r>
        <w:rPr>
          <w:rFonts w:ascii="Calibri" w:eastAsia="等线" w:hAnsi="Calibri" w:cs="Times New Roman"/>
          <w:bCs/>
          <w:kern w:val="0"/>
          <w:sz w:val="22"/>
        </w:rPr>
        <w:t>-</w:t>
      </w:r>
      <w:r w:rsidRPr="000539D9">
        <w:rPr>
          <w:rFonts w:ascii="Calibri" w:eastAsia="等线" w:hAnsi="Calibri" w:cs="Times New Roman"/>
          <w:bCs/>
          <w:kern w:val="0"/>
          <w:sz w:val="22"/>
        </w:rPr>
        <w:t xml:space="preserve">level </w:t>
      </w:r>
      <w:r>
        <w:rPr>
          <w:rFonts w:ascii="Calibri" w:eastAsia="等线" w:hAnsi="Calibri" w:cs="Times New Roman"/>
          <w:bCs/>
          <w:kern w:val="0"/>
          <w:sz w:val="22"/>
        </w:rPr>
        <w:t>socio-</w:t>
      </w:r>
      <w:r w:rsidRPr="000539D9">
        <w:rPr>
          <w:rFonts w:ascii="Calibri" w:eastAsia="等线" w:hAnsi="Calibri" w:cs="Times New Roman"/>
          <w:bCs/>
          <w:kern w:val="0"/>
          <w:sz w:val="22"/>
        </w:rPr>
        <w:t>economic status (SES) was calculated based on the percentage</w:t>
      </w:r>
      <w:r>
        <w:rPr>
          <w:rFonts w:ascii="Calibri" w:eastAsia="等线" w:hAnsi="Calibri" w:cs="Times New Roman"/>
          <w:bCs/>
          <w:kern w:val="0"/>
          <w:sz w:val="22"/>
        </w:rPr>
        <w:t xml:space="preserve"> of residents with</w:t>
      </w:r>
      <w:r w:rsidRPr="000539D9">
        <w:rPr>
          <w:rFonts w:ascii="Calibri" w:eastAsia="等线" w:hAnsi="Calibri" w:cs="Times New Roman"/>
          <w:bCs/>
          <w:kern w:val="0"/>
          <w:sz w:val="22"/>
        </w:rPr>
        <w:t xml:space="preserve"> high income at the municipality of residency derive</w:t>
      </w:r>
      <w:r w:rsidRPr="000539D9">
        <w:rPr>
          <w:rFonts w:ascii="Calibri" w:eastAsia="等线" w:hAnsi="Calibri" w:cs="Times New Roman" w:hint="eastAsia"/>
          <w:bCs/>
          <w:kern w:val="0"/>
          <w:sz w:val="22"/>
        </w:rPr>
        <w:t>d from Statistics Netherlands (CBS)</w:t>
      </w:r>
      <w:r>
        <w:rPr>
          <w:rFonts w:ascii="Calibri" w:eastAsia="等线" w:hAnsi="Calibri" w:cs="Times New Roman"/>
          <w:bCs/>
          <w:kern w:val="0"/>
          <w:sz w:val="22"/>
        </w:rPr>
        <w:t>, defined as above the 80</w:t>
      </w:r>
      <w:r w:rsidRPr="000F01C3">
        <w:rPr>
          <w:rFonts w:ascii="Calibri" w:eastAsia="等线" w:hAnsi="Calibri" w:cs="Times New Roman"/>
          <w:bCs/>
          <w:kern w:val="0"/>
          <w:sz w:val="22"/>
          <w:vertAlign w:val="superscript"/>
        </w:rPr>
        <w:t>th</w:t>
      </w:r>
      <w:r>
        <w:rPr>
          <w:rFonts w:ascii="Calibri" w:eastAsia="等线" w:hAnsi="Calibri" w:cs="Times New Roman"/>
          <w:bCs/>
          <w:kern w:val="0"/>
          <w:sz w:val="22"/>
        </w:rPr>
        <w:t xml:space="preserve"> percentile</w:t>
      </w:r>
      <w:r w:rsidRPr="000539D9">
        <w:rPr>
          <w:rFonts w:ascii="Calibri" w:eastAsia="等线" w:hAnsi="Calibri" w:cs="Times New Roman" w:hint="eastAsia"/>
          <w:bCs/>
          <w:kern w:val="0"/>
          <w:sz w:val="22"/>
        </w:rPr>
        <w:t xml:space="preserve">. The </w:t>
      </w:r>
      <w:r>
        <w:rPr>
          <w:rFonts w:ascii="Calibri" w:eastAsia="等线" w:hAnsi="Calibri" w:cs="Times New Roman"/>
          <w:bCs/>
          <w:kern w:val="0"/>
          <w:sz w:val="22"/>
        </w:rPr>
        <w:t>urban/rural region</w:t>
      </w:r>
      <w:r w:rsidRPr="000539D9">
        <w:rPr>
          <w:rFonts w:ascii="Calibri" w:eastAsia="等线" w:hAnsi="Calibri" w:cs="Times New Roman" w:hint="eastAsia"/>
          <w:bCs/>
          <w:kern w:val="0"/>
          <w:sz w:val="22"/>
        </w:rPr>
        <w:t xml:space="preserve"> was defined based on the number of </w:t>
      </w:r>
      <w:r>
        <w:rPr>
          <w:rFonts w:ascii="Calibri" w:eastAsia="等线" w:hAnsi="Calibri" w:cs="Times New Roman"/>
          <w:bCs/>
          <w:kern w:val="0"/>
          <w:sz w:val="22"/>
        </w:rPr>
        <w:t xml:space="preserve">total </w:t>
      </w:r>
      <w:r w:rsidRPr="000539D9">
        <w:rPr>
          <w:rFonts w:ascii="Calibri" w:eastAsia="等线" w:hAnsi="Calibri" w:cs="Times New Roman" w:hint="eastAsia"/>
          <w:bCs/>
          <w:kern w:val="0"/>
          <w:sz w:val="22"/>
        </w:rPr>
        <w:t>inhabitants</w:t>
      </w:r>
      <w:r>
        <w:rPr>
          <w:rFonts w:ascii="Calibri" w:eastAsia="等线" w:hAnsi="Calibri" w:cs="Times New Roman"/>
          <w:bCs/>
          <w:kern w:val="0"/>
          <w:sz w:val="22"/>
        </w:rPr>
        <w:t xml:space="preserve"> of the municipality</w:t>
      </w:r>
      <w:r w:rsidRPr="000539D9">
        <w:rPr>
          <w:rFonts w:ascii="Calibri" w:eastAsia="等线" w:hAnsi="Calibri" w:cs="Times New Roman" w:hint="eastAsia"/>
          <w:bCs/>
          <w:kern w:val="0"/>
          <w:sz w:val="22"/>
        </w:rPr>
        <w:t xml:space="preserve"> (rural: &lt;100,000/ urban:</w:t>
      </w:r>
      <w:r>
        <w:rPr>
          <w:rFonts w:ascii="Calibri" w:eastAsia="等线" w:hAnsi="Calibri" w:cs="Times New Roman"/>
          <w:bCs/>
          <w:kern w:val="0"/>
          <w:sz w:val="22"/>
        </w:rPr>
        <w:t xml:space="preserve"> </w:t>
      </w:r>
      <w:r w:rsidRPr="000539D9">
        <w:rPr>
          <w:rFonts w:ascii="Calibri" w:eastAsia="等线" w:hAnsi="Calibri" w:cs="Times New Roman" w:hint="eastAsia"/>
          <w:bCs/>
          <w:kern w:val="0"/>
          <w:sz w:val="22"/>
        </w:rPr>
        <w:t>≥</w:t>
      </w:r>
      <w:r w:rsidRPr="000539D9">
        <w:rPr>
          <w:rFonts w:ascii="Calibri" w:eastAsia="等线" w:hAnsi="Calibri" w:cs="Times New Roman" w:hint="eastAsia"/>
          <w:bCs/>
          <w:kern w:val="0"/>
          <w:sz w:val="22"/>
        </w:rPr>
        <w:t>100,000).</w:t>
      </w:r>
    </w:p>
    <w:p w14:paraId="23DDE395" w14:textId="77777777" w:rsidR="00602BDA" w:rsidRDefault="00602BDA" w:rsidP="00602BDA">
      <w:pPr>
        <w:widowControl/>
        <w:spacing w:after="160" w:line="480" w:lineRule="auto"/>
        <w:rPr>
          <w:rFonts w:ascii="Calibri" w:eastAsia="等线" w:hAnsi="Calibri" w:cs="Times New Roman"/>
          <w:bCs/>
          <w:kern w:val="0"/>
          <w:sz w:val="22"/>
        </w:rPr>
      </w:pPr>
    </w:p>
    <w:p w14:paraId="1270A126" w14:textId="77777777" w:rsidR="00602BDA" w:rsidRPr="000539D9" w:rsidRDefault="00602BDA" w:rsidP="00602BDA">
      <w:pPr>
        <w:widowControl/>
        <w:spacing w:after="160" w:line="480" w:lineRule="auto"/>
        <w:rPr>
          <w:rFonts w:ascii="Calibri" w:eastAsia="等线" w:hAnsi="Calibri" w:cs="Times New Roman"/>
          <w:b/>
          <w:kern w:val="0"/>
          <w:sz w:val="22"/>
        </w:rPr>
      </w:pPr>
      <w:r w:rsidRPr="000539D9">
        <w:rPr>
          <w:rFonts w:ascii="Calibri" w:eastAsia="等线" w:hAnsi="Calibri" w:cs="Times New Roman"/>
          <w:b/>
          <w:kern w:val="0"/>
          <w:sz w:val="22"/>
        </w:rPr>
        <w:t>Exposure assessment</w:t>
      </w:r>
    </w:p>
    <w:p w14:paraId="05E2F65D" w14:textId="710F7833" w:rsidR="00602BDA" w:rsidRDefault="00602BDA" w:rsidP="00602BDA">
      <w:pPr>
        <w:widowControl/>
        <w:spacing w:after="160" w:line="480" w:lineRule="auto"/>
        <w:rPr>
          <w:rFonts w:ascii="Calibri" w:eastAsia="等线" w:hAnsi="Calibri" w:cs="Times New Roman"/>
          <w:kern w:val="0"/>
          <w:sz w:val="22"/>
        </w:rPr>
      </w:pPr>
      <w:r w:rsidRPr="000539D9">
        <w:rPr>
          <w:rFonts w:ascii="Calibri" w:eastAsia="等线" w:hAnsi="Calibri" w:cs="Times New Roman"/>
          <w:kern w:val="0"/>
          <w:sz w:val="22"/>
        </w:rPr>
        <w:t>Air pollutant concentrations were estimated at the geocoded residential addresses of each participant based on land</w:t>
      </w:r>
      <w:r w:rsidRPr="000539D9">
        <w:rPr>
          <w:rFonts w:ascii="Calibri" w:eastAsia="等线" w:hAnsi="Calibri" w:cs="Times New Roman" w:hint="eastAsia"/>
          <w:kern w:val="0"/>
          <w:sz w:val="22"/>
        </w:rPr>
        <w:t>-</w:t>
      </w:r>
      <w:r w:rsidRPr="000539D9">
        <w:rPr>
          <w:rFonts w:ascii="Calibri" w:eastAsia="等线" w:hAnsi="Calibri" w:cs="Times New Roman"/>
          <w:kern w:val="0"/>
          <w:sz w:val="22"/>
        </w:rPr>
        <w:t>use regression (LUR) models</w:t>
      </w:r>
      <w:r>
        <w:rPr>
          <w:rFonts w:ascii="Calibri" w:eastAsia="等线" w:hAnsi="Calibri" w:cs="Times New Roman"/>
          <w:kern w:val="0"/>
          <w:sz w:val="22"/>
        </w:rPr>
        <w:t xml:space="preserve"> developed within the European Study of Cohorts for Air Pollution Effects (ESCAPE) project</w:t>
      </w:r>
      <w:r w:rsidRPr="000539D9">
        <w:rPr>
          <w:rFonts w:ascii="Calibri" w:eastAsia="等线" w:hAnsi="Calibri" w:cs="Times New Roman"/>
          <w:kern w:val="0"/>
          <w:sz w:val="22"/>
        </w:rPr>
        <w:t>. In brief, three 2-week measurements of nitrogen oxide</w:t>
      </w:r>
      <w:r>
        <w:rPr>
          <w:rFonts w:ascii="Calibri" w:eastAsia="等线" w:hAnsi="Calibri" w:cs="Times New Roman"/>
          <w:kern w:val="0"/>
          <w:sz w:val="22"/>
        </w:rPr>
        <w:t>s</w:t>
      </w:r>
      <w:r w:rsidRPr="000539D9">
        <w:rPr>
          <w:rFonts w:ascii="Calibri" w:eastAsia="等线" w:hAnsi="Calibri" w:cs="Times New Roman"/>
          <w:kern w:val="0"/>
          <w:sz w:val="22"/>
        </w:rPr>
        <w:t xml:space="preserve"> (NO</w:t>
      </w:r>
      <w:r w:rsidRPr="000539D9">
        <w:rPr>
          <w:rFonts w:ascii="Calibri" w:eastAsia="等线" w:hAnsi="Calibri" w:cs="Times New Roman"/>
          <w:kern w:val="0"/>
          <w:sz w:val="22"/>
          <w:vertAlign w:val="subscript"/>
        </w:rPr>
        <w:t>2</w:t>
      </w:r>
      <w:r w:rsidRPr="000539D9">
        <w:rPr>
          <w:rFonts w:ascii="Calibri" w:eastAsia="等线" w:hAnsi="Calibri" w:cs="Times New Roman"/>
          <w:kern w:val="0"/>
          <w:sz w:val="22"/>
        </w:rPr>
        <w:t xml:space="preserve"> and</w:t>
      </w:r>
      <w:r>
        <w:rPr>
          <w:rFonts w:ascii="Calibri" w:eastAsia="等线" w:hAnsi="Calibri" w:cs="Times New Roman"/>
          <w:kern w:val="0"/>
          <w:sz w:val="22"/>
        </w:rPr>
        <w:t xml:space="preserve"> </w:t>
      </w:r>
      <w:r w:rsidRPr="000539D9">
        <w:rPr>
          <w:rFonts w:ascii="Calibri" w:eastAsia="等线" w:hAnsi="Calibri" w:cs="Times New Roman"/>
          <w:kern w:val="0"/>
          <w:sz w:val="22"/>
        </w:rPr>
        <w:t>NO</w:t>
      </w:r>
      <w:r w:rsidRPr="008975CD">
        <w:rPr>
          <w:rFonts w:ascii="Calibri" w:eastAsia="等线" w:hAnsi="Calibri" w:cs="Times New Roman"/>
          <w:kern w:val="0"/>
          <w:sz w:val="22"/>
          <w:vertAlign w:val="subscript"/>
        </w:rPr>
        <w:t>x</w:t>
      </w:r>
      <w:r w:rsidRPr="000539D9">
        <w:rPr>
          <w:rFonts w:ascii="Calibri" w:eastAsia="等线" w:hAnsi="Calibri" w:cs="Times New Roman"/>
          <w:kern w:val="0"/>
          <w:sz w:val="22"/>
        </w:rPr>
        <w:t>) were performed in the warm, cold and intermediate seasons between February 2009 and February 2010 at 80 sites across the Netherlands and Belgium</w:t>
      </w:r>
      <w:r w:rsidR="00685AB0">
        <w:rPr>
          <w:rFonts w:ascii="Calibri" w:eastAsia="等线" w:hAnsi="Calibri" w:cs="Times New Roman"/>
          <w:kern w:val="0"/>
          <w:sz w:val="22"/>
        </w:rPr>
        <w:fldChar w:fldCharType="begin"/>
      </w:r>
      <w:r w:rsidR="00685AB0">
        <w:rPr>
          <w:rFonts w:ascii="Calibri" w:eastAsia="等线" w:hAnsi="Calibri" w:cs="Times New Roman"/>
          <w:kern w:val="0"/>
          <w:sz w:val="22"/>
        </w:rPr>
        <w:instrText xml:space="preserve"> ADDIN EN.CITE &lt;EndNote&gt;&lt;Cite&gt;&lt;Author&gt;Beelen&lt;/Author&gt;&lt;Year&gt;2013&lt;/Year&gt;&lt;RecNum&gt;46&lt;/RecNum&gt;&lt;DisplayText&gt;(Beelen et al. 2013)&lt;/DisplayText&gt;&lt;record&gt;&lt;rec-number&gt;46&lt;/rec-number&gt;&lt;foreign-keys&gt;&lt;key app="EN" db-id="s902f59f920vzhez5af5w99zvrfe2rd59zzt" timestamp="1573547572"&gt;46&lt;/key&gt;&lt;/foreign-keys&gt;&lt;ref-type name="Journal Article"&gt;17&lt;/ref-type&gt;&lt;contributors&gt;&lt;authors&gt;&lt;author&gt;Beelen, Rob&lt;/author&gt;&lt;author&gt;Hoek, Gerard&lt;/author&gt;&lt;author&gt;Vienneau, Danielle&lt;/author&gt;&lt;author&gt;Eeftens, Marloes&lt;/author&gt;&lt;author&gt;Dimakopoulou, Konstantina&lt;/author&gt;&lt;author&gt;Pedeli, Xanthi&lt;/author&gt;&lt;author&gt;Tsai, Ming-Yi&lt;/author&gt;&lt;author&gt;Künzli, Nino&lt;/author&gt;&lt;author&gt;Schikowski, Tamara&lt;/author&gt;&lt;author&gt;Marcon, Alessandro&lt;/author&gt;&lt;/authors&gt;&lt;/contributors&gt;&lt;titles&gt;&lt;title&gt;Development of NO2 and NOx land use regression models for estimating air pollution exposure in 36 study areas in Europe–The ESCAPE project&lt;/title&gt;&lt;secondary-title&gt;Atmospheric Environment&lt;/secondary-title&gt;&lt;/titles&gt;&lt;periodical&gt;&lt;full-title&gt;Atmospheric Environment&lt;/full-title&gt;&lt;/periodical&gt;&lt;pages&gt;10-23&lt;/pages&gt;&lt;volume&gt;72&lt;/volume&gt;&lt;dates&gt;&lt;year&gt;2013&lt;/year&gt;&lt;/dates&gt;&lt;isbn&gt;1352-2310&lt;/isbn&gt;&lt;urls&gt;&lt;/urls&gt;&lt;/record&gt;&lt;/Cite&gt;&lt;/EndNote&gt;</w:instrText>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(Beelen et al. 2013)</w:t>
      </w:r>
      <w:r w:rsidR="00685AB0">
        <w:rPr>
          <w:rFonts w:ascii="Calibri" w:eastAsia="等线" w:hAnsi="Calibri" w:cs="Times New Roman"/>
          <w:kern w:val="0"/>
          <w:sz w:val="22"/>
        </w:rPr>
        <w:fldChar w:fldCharType="end"/>
      </w:r>
      <w:r>
        <w:rPr>
          <w:rFonts w:ascii="Calibri" w:eastAsia="等线" w:hAnsi="Calibri" w:cs="Times New Roman"/>
          <w:kern w:val="0"/>
          <w:sz w:val="22"/>
        </w:rPr>
        <w:t xml:space="preserve"> </w:t>
      </w:r>
      <w:r w:rsidRPr="000539D9">
        <w:rPr>
          <w:rFonts w:ascii="Calibri" w:eastAsia="等线" w:hAnsi="Calibri" w:cs="Times New Roman"/>
          <w:kern w:val="0"/>
          <w:sz w:val="22"/>
        </w:rPr>
        <w:t xml:space="preserve">. </w:t>
      </w:r>
      <w:r>
        <w:rPr>
          <w:rFonts w:ascii="Calibri" w:eastAsia="等线" w:hAnsi="Calibri" w:cs="Times New Roman"/>
          <w:kern w:val="0"/>
          <w:sz w:val="22"/>
        </w:rPr>
        <w:t>Further</w:t>
      </w:r>
      <w:r w:rsidRPr="000539D9">
        <w:rPr>
          <w:rFonts w:ascii="Calibri" w:eastAsia="等线" w:hAnsi="Calibri" w:cs="Times New Roman"/>
          <w:kern w:val="0"/>
          <w:sz w:val="22"/>
        </w:rPr>
        <w:t xml:space="preserve">, at 40 of those sites </w:t>
      </w:r>
      <w:r>
        <w:rPr>
          <w:rFonts w:ascii="Calibri" w:eastAsia="等线" w:hAnsi="Calibri" w:cs="Times New Roman"/>
          <w:kern w:val="0"/>
          <w:sz w:val="22"/>
        </w:rPr>
        <w:t xml:space="preserve">gravimetric </w:t>
      </w:r>
      <w:r w:rsidRPr="000539D9">
        <w:rPr>
          <w:rFonts w:ascii="Calibri" w:eastAsia="等线" w:hAnsi="Calibri" w:cs="Times New Roman"/>
          <w:kern w:val="0"/>
          <w:sz w:val="22"/>
        </w:rPr>
        <w:t>PM mass (PM</w:t>
      </w:r>
      <w:r w:rsidRPr="000539D9">
        <w:rPr>
          <w:rFonts w:ascii="Calibri" w:eastAsia="等线" w:hAnsi="Calibri" w:cs="Times New Roman"/>
          <w:kern w:val="0"/>
          <w:sz w:val="22"/>
          <w:vertAlign w:val="subscript"/>
        </w:rPr>
        <w:t>10</w:t>
      </w:r>
      <w:r w:rsidRPr="000539D9">
        <w:rPr>
          <w:rFonts w:ascii="Calibri" w:eastAsia="等线" w:hAnsi="Calibri" w:cs="Times New Roman"/>
          <w:kern w:val="0"/>
          <w:sz w:val="22"/>
        </w:rPr>
        <w:t>, PM</w:t>
      </w:r>
      <w:r w:rsidRPr="000539D9">
        <w:rPr>
          <w:rFonts w:ascii="Calibri" w:eastAsia="等线" w:hAnsi="Calibri" w:cs="Times New Roman"/>
          <w:kern w:val="0"/>
          <w:sz w:val="22"/>
          <w:vertAlign w:val="subscript"/>
        </w:rPr>
        <w:t>2.5</w:t>
      </w:r>
      <w:r w:rsidRPr="000539D9">
        <w:rPr>
          <w:rFonts w:ascii="Calibri" w:eastAsia="等线" w:hAnsi="Calibri" w:cs="Times New Roman"/>
          <w:kern w:val="0"/>
          <w:sz w:val="22"/>
        </w:rPr>
        <w:t>), PM elemental constituents and PM OP measurements were carried out</w:t>
      </w:r>
      <w:r w:rsidR="00685AB0">
        <w:rPr>
          <w:rFonts w:ascii="Calibri" w:eastAsia="等线" w:hAnsi="Calibri" w:cs="Times New Roman"/>
          <w:kern w:val="0"/>
          <w:sz w:val="22"/>
        </w:rPr>
        <w:fldChar w:fldCharType="begin">
          <w:fldData xml:space="preserve">PEVuZE5vdGU+PENpdGU+PEF1dGhvcj5kZSBIb29naDwvQXV0aG9yPjxZZWFyPjIwMTM8L1llYXI+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</w:fldData>
        </w:fldChar>
      </w:r>
      <w:r w:rsidR="00685AB0">
        <w:rPr>
          <w:rFonts w:ascii="Calibri" w:eastAsia="等线" w:hAnsi="Calibri" w:cs="Times New Roman"/>
          <w:kern w:val="0"/>
          <w:sz w:val="22"/>
        </w:rPr>
        <w:instrText xml:space="preserve"> ADDIN EN.CITE </w:instrText>
      </w:r>
      <w:r w:rsidR="00685AB0">
        <w:rPr>
          <w:rFonts w:ascii="Calibri" w:eastAsia="等线" w:hAnsi="Calibri" w:cs="Times New Roman"/>
          <w:kern w:val="0"/>
          <w:sz w:val="22"/>
        </w:rPr>
        <w:fldChar w:fldCharType="begin">
          <w:fldData xml:space="preserve">PEVuZE5vdGU+PENpdGU+PEF1dGhvcj5kZSBIb29naDwvQXV0aG9yPjxZZWFyPjIwMTM8L1llYXI+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</w:fldData>
        </w:fldChar>
      </w:r>
      <w:r w:rsidR="00685AB0">
        <w:rPr>
          <w:rFonts w:ascii="Calibri" w:eastAsia="等线" w:hAnsi="Calibri" w:cs="Times New Roman"/>
          <w:kern w:val="0"/>
          <w:sz w:val="22"/>
        </w:rPr>
        <w:instrText xml:space="preserve"> ADDIN EN.CITE.DATA </w:instrText>
      </w:r>
      <w:r w:rsidR="00685AB0">
        <w:rPr>
          <w:rFonts w:ascii="Calibri" w:eastAsia="等线" w:hAnsi="Calibri" w:cs="Times New Roman"/>
          <w:kern w:val="0"/>
          <w:sz w:val="22"/>
        </w:rPr>
      </w:r>
      <w:r w:rsidR="00685AB0">
        <w:rPr>
          <w:rFonts w:ascii="Calibri" w:eastAsia="等线" w:hAnsi="Calibri" w:cs="Times New Roman"/>
          <w:kern w:val="0"/>
          <w:sz w:val="22"/>
        </w:rPr>
        <w:fldChar w:fldCharType="end"/>
      </w:r>
      <w:r w:rsidR="00685AB0">
        <w:rPr>
          <w:rFonts w:ascii="Calibri" w:eastAsia="等线" w:hAnsi="Calibri" w:cs="Times New Roman"/>
          <w:kern w:val="0"/>
          <w:sz w:val="22"/>
        </w:rPr>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(de Hoogh et al. 2013; Eeftens et al. 2012; Yang et al. 2015)</w:t>
      </w:r>
      <w:r w:rsidR="00685AB0">
        <w:rPr>
          <w:rFonts w:ascii="Calibri" w:eastAsia="等线" w:hAnsi="Calibri" w:cs="Times New Roman"/>
          <w:kern w:val="0"/>
          <w:sz w:val="22"/>
        </w:rPr>
        <w:fldChar w:fldCharType="end"/>
      </w:r>
      <w:r w:rsidRPr="000539D9">
        <w:rPr>
          <w:rFonts w:ascii="Calibri" w:eastAsia="等线" w:hAnsi="Calibri" w:cs="Times New Roman"/>
          <w:kern w:val="0"/>
          <w:sz w:val="22"/>
        </w:rPr>
        <w:t xml:space="preserve">. All PM </w:t>
      </w:r>
      <w:r>
        <w:rPr>
          <w:rFonts w:ascii="Calibri" w:eastAsia="等线" w:hAnsi="Calibri" w:cs="Times New Roman"/>
          <w:kern w:val="0"/>
          <w:sz w:val="22"/>
        </w:rPr>
        <w:t xml:space="preserve">filter </w:t>
      </w:r>
      <w:r w:rsidRPr="000539D9">
        <w:rPr>
          <w:rFonts w:ascii="Calibri" w:eastAsia="等线" w:hAnsi="Calibri" w:cs="Times New Roman"/>
          <w:kern w:val="0"/>
          <w:sz w:val="22"/>
        </w:rPr>
        <w:t xml:space="preserve">samples were analyzed for elemental composition using Energy Dispersive X-ray fluorescence (XRF). For elemental constituents, </w:t>
      </w:r>
      <w:r>
        <w:rPr>
          <w:rFonts w:ascii="Calibri" w:eastAsia="等线" w:hAnsi="Calibri" w:cs="Times New Roman"/>
          <w:kern w:val="0"/>
          <w:sz w:val="22"/>
        </w:rPr>
        <w:t>eight</w:t>
      </w:r>
      <w:r w:rsidRPr="000539D9">
        <w:rPr>
          <w:rFonts w:ascii="Calibri" w:eastAsia="等线" w:hAnsi="Calibri" w:cs="Times New Roman"/>
          <w:kern w:val="0"/>
          <w:sz w:val="22"/>
        </w:rPr>
        <w:t xml:space="preserve"> elements at both PM</w:t>
      </w:r>
      <w:r w:rsidRPr="000539D9">
        <w:rPr>
          <w:rFonts w:ascii="Calibri" w:eastAsia="等线" w:hAnsi="Calibri" w:cs="Times New Roman"/>
          <w:kern w:val="0"/>
          <w:sz w:val="22"/>
          <w:vertAlign w:val="subscript"/>
        </w:rPr>
        <w:t>10</w:t>
      </w:r>
      <w:r w:rsidRPr="000539D9">
        <w:rPr>
          <w:rFonts w:ascii="Calibri" w:eastAsia="等线" w:hAnsi="Calibri" w:cs="Times New Roman"/>
          <w:kern w:val="0"/>
          <w:sz w:val="22"/>
        </w:rPr>
        <w:t xml:space="preserve"> and PM</w:t>
      </w:r>
      <w:r w:rsidRPr="000539D9">
        <w:rPr>
          <w:rFonts w:ascii="Calibri" w:eastAsia="等线" w:hAnsi="Calibri" w:cs="Times New Roman"/>
          <w:kern w:val="0"/>
          <w:sz w:val="22"/>
          <w:vertAlign w:val="subscript"/>
        </w:rPr>
        <w:t>2.5</w:t>
      </w:r>
      <w:r w:rsidRPr="000539D9">
        <w:rPr>
          <w:rFonts w:ascii="Calibri" w:eastAsia="等线" w:hAnsi="Calibri" w:cs="Times New Roman"/>
          <w:kern w:val="0"/>
          <w:sz w:val="22"/>
        </w:rPr>
        <w:t xml:space="preserve"> fraction size</w:t>
      </w:r>
      <w:r>
        <w:rPr>
          <w:rFonts w:ascii="Calibri" w:eastAsia="等线" w:hAnsi="Calibri" w:cs="Times New Roman"/>
          <w:kern w:val="0"/>
          <w:sz w:val="22"/>
        </w:rPr>
        <w:t>s</w:t>
      </w:r>
      <w:r w:rsidRPr="000539D9">
        <w:rPr>
          <w:rFonts w:ascii="Calibri" w:eastAsia="等线" w:hAnsi="Calibri" w:cs="Times New Roman"/>
          <w:kern w:val="0"/>
          <w:sz w:val="22"/>
        </w:rPr>
        <w:t xml:space="preserve"> were selected </w:t>
      </w:r>
      <w:r w:rsidRPr="000539D9">
        <w:rPr>
          <w:rFonts w:ascii="Calibri" w:eastAsia="等线" w:hAnsi="Calibri" w:cs="Times New Roman"/>
          <w:i/>
          <w:iCs/>
          <w:kern w:val="0"/>
          <w:sz w:val="22"/>
        </w:rPr>
        <w:t xml:space="preserve">a priori </w:t>
      </w:r>
      <w:r>
        <w:rPr>
          <w:rFonts w:ascii="Calibri" w:eastAsia="等线" w:hAnsi="Calibri" w:cs="Times New Roman"/>
          <w:kern w:val="0"/>
          <w:sz w:val="22"/>
        </w:rPr>
        <w:t xml:space="preserve">in ESCAPE </w:t>
      </w:r>
      <w:r w:rsidRPr="000539D9">
        <w:rPr>
          <w:rFonts w:ascii="Calibri" w:eastAsia="等线" w:hAnsi="Calibri" w:cs="Times New Roman"/>
          <w:kern w:val="0"/>
          <w:sz w:val="22"/>
        </w:rPr>
        <w:t>to reflect different anthropogenic source</w:t>
      </w:r>
      <w:r>
        <w:rPr>
          <w:rFonts w:ascii="Calibri" w:eastAsia="等线" w:hAnsi="Calibri" w:cs="Times New Roman"/>
          <w:kern w:val="0"/>
          <w:sz w:val="22"/>
        </w:rPr>
        <w:t>s</w:t>
      </w:r>
      <w:r w:rsidR="00685AB0">
        <w:rPr>
          <w:rFonts w:ascii="Calibri" w:eastAsia="等线" w:hAnsi="Calibri" w:cs="Times New Roman"/>
          <w:kern w:val="0"/>
          <w:sz w:val="22"/>
        </w:rPr>
        <w:fldChar w:fldCharType="begin"/>
      </w:r>
      <w:r w:rsidR="00685AB0">
        <w:rPr>
          <w:rFonts w:ascii="Calibri" w:eastAsia="等线" w:hAnsi="Calibri" w:cs="Times New Roman"/>
          <w:kern w:val="0"/>
          <w:sz w:val="22"/>
        </w:rPr>
        <w:instrText xml:space="preserve"> ADDIN EN.CITE &lt;EndNote&gt;&lt;Cite&gt;&lt;Author&gt;Viana&lt;/Author&gt;&lt;Year&gt;2008&lt;/Year&gt;&lt;RecNum&gt;270&lt;/RecNum&gt;&lt;DisplayText&gt;(Viana et al. 2008)&lt;/DisplayText&gt;&lt;record&gt;&lt;rec-number&gt;270&lt;/rec-number&gt;&lt;foreign-keys&gt;&lt;key app="EN" db-id="s902f59f920vzhez5af5w99zvrfe2rd59zzt" timestamp="1582797179"&gt;270&lt;/key&gt;&lt;/foreign-keys&gt;&lt;ref-type name="Journal Article"&gt;17&lt;/ref-type&gt;&lt;contributors&gt;&lt;authors&gt;&lt;author&gt;Viana, Mar&lt;/author&gt;&lt;author&gt;Kuhlbusch, TAJ&lt;/author&gt;&lt;author&gt;Querol, X&lt;/author&gt;&lt;author&gt;Alastuey, A&lt;/author&gt;&lt;author&gt;Harrison, RM&lt;/author&gt;&lt;author&gt;Hopke, PK&lt;/author&gt;&lt;author&gt;Winiwarter, W&lt;/author&gt;&lt;author&gt;Vallius, M&lt;/author&gt;&lt;author&gt;Szidat, Sönke&lt;/author&gt;&lt;author&gt;Prévôt, ASH&lt;/author&gt;&lt;/authors&gt;&lt;/contributors&gt;&lt;titles&gt;&lt;title&gt;Source apportionment of particulate matter in Europe: a review of methods and results&lt;/title&gt;&lt;secondary-title&gt;Journal of aerosol science&lt;/secondary-title&gt;&lt;/titles&gt;&lt;periodical&gt;&lt;full-title&gt;Journal of aerosol science&lt;/full-title&gt;&lt;/periodical&gt;&lt;pages&gt;827-849&lt;/pages&gt;&lt;volume&gt;39&lt;/volume&gt;&lt;number&gt;10&lt;/number&gt;&lt;dates&gt;&lt;year&gt;2008&lt;/year&gt;&lt;/dates&gt;&lt;isbn&gt;0021-8502&lt;/isbn&gt;&lt;urls&gt;&lt;/urls&gt;&lt;/record&gt;&lt;/Cite&gt;&lt;/EndNote&gt;</w:instrText>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(Viana et al. 2008)</w:t>
      </w:r>
      <w:r w:rsidR="00685AB0">
        <w:rPr>
          <w:rFonts w:ascii="Calibri" w:eastAsia="等线" w:hAnsi="Calibri" w:cs="Times New Roman"/>
          <w:kern w:val="0"/>
          <w:sz w:val="22"/>
        </w:rPr>
        <w:fldChar w:fldCharType="end"/>
      </w:r>
      <w:r w:rsidRPr="000539D9">
        <w:rPr>
          <w:rFonts w:ascii="Calibri" w:eastAsia="等线" w:hAnsi="Calibri" w:cs="Times New Roman"/>
          <w:kern w:val="0"/>
          <w:sz w:val="22"/>
        </w:rPr>
        <w:t xml:space="preserve">: </w:t>
      </w:r>
      <w:bookmarkStart w:id="2" w:name="_Hlk34402265"/>
      <w:r w:rsidRPr="000539D9">
        <w:rPr>
          <w:rFonts w:ascii="Calibri" w:eastAsia="等线" w:hAnsi="Calibri" w:cs="Times New Roman"/>
          <w:kern w:val="0"/>
          <w:sz w:val="22"/>
        </w:rPr>
        <w:t>road traffic non-tailpipe emissions including brake lines (Cu, Fe, Zn) and tire wear (Zn)</w:t>
      </w:r>
      <w:r>
        <w:rPr>
          <w:rFonts w:ascii="Calibri" w:eastAsia="等线" w:hAnsi="Calibri" w:cs="Times New Roman"/>
          <w:kern w:val="0"/>
          <w:sz w:val="22"/>
        </w:rPr>
        <w:t>;</w:t>
      </w:r>
      <w:r w:rsidRPr="000539D9">
        <w:rPr>
          <w:rFonts w:ascii="Calibri" w:eastAsia="等线" w:hAnsi="Calibri" w:cs="Times New Roman"/>
          <w:kern w:val="0"/>
          <w:sz w:val="22"/>
        </w:rPr>
        <w:t xml:space="preserve"> industrial emissions (Fe, Zn)</w:t>
      </w:r>
      <w:r>
        <w:rPr>
          <w:rFonts w:ascii="Calibri" w:eastAsia="等线" w:hAnsi="Calibri" w:cs="Times New Roman"/>
          <w:kern w:val="0"/>
          <w:sz w:val="22"/>
        </w:rPr>
        <w:t>;</w:t>
      </w:r>
      <w:r w:rsidRPr="000539D9">
        <w:rPr>
          <w:rFonts w:ascii="Calibri" w:eastAsia="等线" w:hAnsi="Calibri" w:cs="Times New Roman"/>
          <w:kern w:val="0"/>
          <w:sz w:val="22"/>
        </w:rPr>
        <w:t xml:space="preserve"> crustal materials (Si, K)</w:t>
      </w:r>
      <w:r>
        <w:rPr>
          <w:rFonts w:ascii="Calibri" w:eastAsia="等线" w:hAnsi="Calibri" w:cs="Times New Roman"/>
          <w:kern w:val="0"/>
          <w:sz w:val="22"/>
        </w:rPr>
        <w:t>;</w:t>
      </w:r>
      <w:r w:rsidRPr="000539D9">
        <w:rPr>
          <w:rFonts w:ascii="Calibri" w:eastAsia="等线" w:hAnsi="Calibri" w:cs="Times New Roman"/>
          <w:kern w:val="0"/>
          <w:sz w:val="22"/>
        </w:rPr>
        <w:t xml:space="preserve"> fossil fuel combustion (Ni, V, S)</w:t>
      </w:r>
      <w:r>
        <w:rPr>
          <w:rFonts w:ascii="Calibri" w:eastAsia="等线" w:hAnsi="Calibri" w:cs="Times New Roman"/>
          <w:kern w:val="0"/>
          <w:sz w:val="22"/>
        </w:rPr>
        <w:t>;</w:t>
      </w:r>
      <w:r w:rsidRPr="000539D9">
        <w:rPr>
          <w:rFonts w:ascii="Calibri" w:eastAsia="等线" w:hAnsi="Calibri" w:cs="Times New Roman"/>
          <w:kern w:val="0"/>
          <w:sz w:val="22"/>
        </w:rPr>
        <w:t xml:space="preserve"> and biomass burning (K)</w:t>
      </w:r>
      <w:bookmarkEnd w:id="2"/>
      <w:r w:rsidRPr="000539D9">
        <w:rPr>
          <w:rFonts w:ascii="Calibri" w:eastAsia="等线" w:hAnsi="Calibri" w:cs="Times New Roman"/>
          <w:kern w:val="0"/>
          <w:sz w:val="22"/>
        </w:rPr>
        <w:t xml:space="preserve">. For OP, two acellular </w:t>
      </w:r>
      <w:r w:rsidRPr="000539D9">
        <w:rPr>
          <w:rFonts w:ascii="Calibri" w:eastAsia="等线" w:hAnsi="Calibri" w:cs="Times New Roman"/>
          <w:kern w:val="0"/>
          <w:sz w:val="22"/>
        </w:rPr>
        <w:lastRenderedPageBreak/>
        <w:t xml:space="preserve">methods were used including electron spin resonance (OP ESR) and dithiothreitol (OP DTT). The ESR method is based on the ability of PM to generate hydroxyl radicals in the presence of hydrogen peroxide and 5,5-dimethyl-1pyrroline-N-oxide and the DTT method measures the presence of reactive oxygen species due to transfer of electrons from DTT to oxygen. </w:t>
      </w:r>
      <w:r>
        <w:rPr>
          <w:rFonts w:ascii="Calibri" w:eastAsia="等线" w:hAnsi="Calibri" w:cs="Times New Roman"/>
          <w:kern w:val="0"/>
          <w:sz w:val="22"/>
        </w:rPr>
        <w:t xml:space="preserve">For UFP, a short-term monitoring campaign was conducted between January 2014 and February 2015 at 242 sites in three Dutch cities and their surroundings (Amsterdam, Utrecht and Maastricht) </w:t>
      </w:r>
      <w:r w:rsidR="00685AB0">
        <w:rPr>
          <w:rFonts w:ascii="Calibri" w:eastAsia="等线" w:hAnsi="Calibri" w:cs="Times New Roman"/>
          <w:kern w:val="0"/>
          <w:sz w:val="22"/>
        </w:rPr>
        <w:fldChar w:fldCharType="begin">
          <w:fldData xml:space="preserve">PEVuZE5vdGU+PENpdGU+PEF1dGhvcj52YW4gTnVuZW48L0F1dGhvcj48WWVhcj4yMDE3PC9ZZWFy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=
</w:fldData>
        </w:fldChar>
      </w:r>
      <w:r w:rsidR="00685AB0">
        <w:rPr>
          <w:rFonts w:ascii="Calibri" w:eastAsia="等线" w:hAnsi="Calibri" w:cs="Times New Roman"/>
          <w:kern w:val="0"/>
          <w:sz w:val="22"/>
        </w:rPr>
        <w:instrText xml:space="preserve"> ADDIN EN.CITE </w:instrText>
      </w:r>
      <w:r w:rsidR="00685AB0">
        <w:rPr>
          <w:rFonts w:ascii="Calibri" w:eastAsia="等线" w:hAnsi="Calibri" w:cs="Times New Roman"/>
          <w:kern w:val="0"/>
          <w:sz w:val="22"/>
        </w:rPr>
        <w:fldChar w:fldCharType="begin">
          <w:fldData xml:space="preserve">PEVuZE5vdGU+PENpdGU+PEF1dGhvcj52YW4gTnVuZW48L0F1dGhvcj48WWVhcj4yMDE3PC9ZZWFy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=
</w:fldData>
        </w:fldChar>
      </w:r>
      <w:r w:rsidR="00685AB0">
        <w:rPr>
          <w:rFonts w:ascii="Calibri" w:eastAsia="等线" w:hAnsi="Calibri" w:cs="Times New Roman"/>
          <w:kern w:val="0"/>
          <w:sz w:val="22"/>
        </w:rPr>
        <w:instrText xml:space="preserve"> ADDIN EN.CITE.DATA </w:instrText>
      </w:r>
      <w:r w:rsidR="00685AB0">
        <w:rPr>
          <w:rFonts w:ascii="Calibri" w:eastAsia="等线" w:hAnsi="Calibri" w:cs="Times New Roman"/>
          <w:kern w:val="0"/>
          <w:sz w:val="22"/>
        </w:rPr>
      </w:r>
      <w:r w:rsidR="00685AB0">
        <w:rPr>
          <w:rFonts w:ascii="Calibri" w:eastAsia="等线" w:hAnsi="Calibri" w:cs="Times New Roman"/>
          <w:kern w:val="0"/>
          <w:sz w:val="22"/>
        </w:rPr>
        <w:fldChar w:fldCharType="end"/>
      </w:r>
      <w:r w:rsidR="00685AB0">
        <w:rPr>
          <w:rFonts w:ascii="Calibri" w:eastAsia="等线" w:hAnsi="Calibri" w:cs="Times New Roman"/>
          <w:kern w:val="0"/>
          <w:sz w:val="22"/>
        </w:rPr>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(van Nunen et al. 2017)</w:t>
      </w:r>
      <w:r w:rsidR="00685AB0">
        <w:rPr>
          <w:rFonts w:ascii="Calibri" w:eastAsia="等线" w:hAnsi="Calibri" w:cs="Times New Roman"/>
          <w:kern w:val="0"/>
          <w:sz w:val="22"/>
        </w:rPr>
        <w:fldChar w:fldCharType="end"/>
      </w:r>
      <w:r>
        <w:rPr>
          <w:rFonts w:ascii="Calibri" w:eastAsia="等线" w:hAnsi="Calibri" w:cs="Times New Roman"/>
          <w:kern w:val="0"/>
          <w:sz w:val="22"/>
        </w:rPr>
        <w:t>. Measurement of UFP were collected for 30-min periods per site and</w:t>
      </w:r>
      <w:r w:rsidRPr="000539D9">
        <w:rPr>
          <w:rFonts w:ascii="Calibri" w:eastAsia="等线" w:hAnsi="Calibri" w:cs="Times New Roman"/>
          <w:kern w:val="0"/>
          <w:sz w:val="22"/>
        </w:rPr>
        <w:t xml:space="preserve"> </w:t>
      </w:r>
      <w:r>
        <w:rPr>
          <w:rFonts w:ascii="Calibri" w:eastAsia="等线" w:hAnsi="Calibri" w:cs="Times New Roman"/>
          <w:kern w:val="0"/>
          <w:sz w:val="22"/>
        </w:rPr>
        <w:t>e</w:t>
      </w:r>
      <w:r w:rsidRPr="000539D9">
        <w:rPr>
          <w:rFonts w:ascii="Calibri" w:eastAsia="等线" w:hAnsi="Calibri" w:cs="Times New Roman"/>
          <w:kern w:val="0"/>
          <w:sz w:val="22"/>
        </w:rPr>
        <w:t>ach site was visited three times (</w:t>
      </w:r>
      <w:r>
        <w:rPr>
          <w:rFonts w:ascii="Calibri" w:eastAsia="等线" w:hAnsi="Calibri" w:cs="Times New Roman"/>
          <w:kern w:val="0"/>
          <w:sz w:val="22"/>
        </w:rPr>
        <w:t>s</w:t>
      </w:r>
      <w:r w:rsidRPr="000539D9">
        <w:rPr>
          <w:rFonts w:ascii="Calibri" w:eastAsia="等线" w:hAnsi="Calibri" w:cs="Times New Roman"/>
          <w:kern w:val="0"/>
          <w:sz w:val="22"/>
        </w:rPr>
        <w:t xml:space="preserve">ummer, </w:t>
      </w:r>
      <w:r>
        <w:rPr>
          <w:rFonts w:ascii="Calibri" w:eastAsia="等线" w:hAnsi="Calibri" w:cs="Times New Roman"/>
          <w:kern w:val="0"/>
          <w:sz w:val="22"/>
        </w:rPr>
        <w:t>w</w:t>
      </w:r>
      <w:r w:rsidRPr="000539D9">
        <w:rPr>
          <w:rFonts w:ascii="Calibri" w:eastAsia="等线" w:hAnsi="Calibri" w:cs="Times New Roman"/>
          <w:kern w:val="0"/>
          <w:sz w:val="22"/>
        </w:rPr>
        <w:t xml:space="preserve">inter and </w:t>
      </w:r>
      <w:r>
        <w:rPr>
          <w:rFonts w:ascii="Calibri" w:eastAsia="等线" w:hAnsi="Calibri" w:cs="Times New Roman"/>
          <w:kern w:val="0"/>
          <w:sz w:val="22"/>
        </w:rPr>
        <w:t>s</w:t>
      </w:r>
      <w:r w:rsidRPr="000539D9">
        <w:rPr>
          <w:rFonts w:ascii="Calibri" w:eastAsia="等线" w:hAnsi="Calibri" w:cs="Times New Roman"/>
          <w:kern w:val="0"/>
          <w:sz w:val="22"/>
        </w:rPr>
        <w:t>pring/</w:t>
      </w:r>
      <w:r>
        <w:rPr>
          <w:rFonts w:ascii="Calibri" w:eastAsia="等线" w:hAnsi="Calibri" w:cs="Times New Roman"/>
          <w:kern w:val="0"/>
          <w:sz w:val="22"/>
        </w:rPr>
        <w:t>a</w:t>
      </w:r>
      <w:r w:rsidRPr="000539D9">
        <w:rPr>
          <w:rFonts w:ascii="Calibri" w:eastAsia="等线" w:hAnsi="Calibri" w:cs="Times New Roman"/>
          <w:kern w:val="0"/>
          <w:sz w:val="22"/>
        </w:rPr>
        <w:t>utumn) to account for seasonal variations.</w:t>
      </w:r>
    </w:p>
    <w:p w14:paraId="6F12132B" w14:textId="77777777" w:rsidR="00602BDA" w:rsidRPr="000539D9" w:rsidRDefault="00602BDA" w:rsidP="00602BDA">
      <w:pPr>
        <w:widowControl/>
        <w:spacing w:after="160" w:line="480" w:lineRule="auto"/>
        <w:rPr>
          <w:rFonts w:ascii="Calibri" w:eastAsia="等线" w:hAnsi="Calibri" w:cs="Times New Roman"/>
          <w:kern w:val="0"/>
          <w:sz w:val="22"/>
        </w:rPr>
      </w:pPr>
    </w:p>
    <w:p w14:paraId="23763A1B" w14:textId="1F213DA3" w:rsidR="00602BDA" w:rsidRDefault="00602BDA" w:rsidP="00602BDA">
      <w:pPr>
        <w:widowControl/>
        <w:spacing w:after="160" w:line="480" w:lineRule="auto"/>
        <w:rPr>
          <w:rFonts w:ascii="Calibri" w:eastAsia="等线" w:hAnsi="Calibri" w:cs="Times New Roman"/>
          <w:kern w:val="0"/>
          <w:sz w:val="22"/>
        </w:rPr>
      </w:pPr>
      <w:r w:rsidRPr="000539D9">
        <w:rPr>
          <w:rFonts w:ascii="Calibri" w:eastAsia="等线" w:hAnsi="Calibri" w:cs="Times New Roman"/>
          <w:kern w:val="0"/>
          <w:sz w:val="22"/>
        </w:rPr>
        <w:t>A variety of potential land use predictors such as traffic intensity</w:t>
      </w:r>
      <w:r>
        <w:rPr>
          <w:rFonts w:ascii="Calibri" w:eastAsia="等线" w:hAnsi="Calibri" w:cs="Times New Roman"/>
          <w:kern w:val="0"/>
          <w:sz w:val="22"/>
        </w:rPr>
        <w:t xml:space="preserve"> and</w:t>
      </w:r>
      <w:r w:rsidRPr="000539D9">
        <w:rPr>
          <w:rFonts w:ascii="Calibri" w:eastAsia="等线" w:hAnsi="Calibri" w:cs="Times New Roman"/>
          <w:kern w:val="0"/>
          <w:sz w:val="22"/>
        </w:rPr>
        <w:t xml:space="preserve"> population density w</w:t>
      </w:r>
      <w:r>
        <w:rPr>
          <w:rFonts w:ascii="Calibri" w:eastAsia="等线" w:hAnsi="Calibri" w:cs="Times New Roman"/>
          <w:kern w:val="0"/>
          <w:sz w:val="22"/>
        </w:rPr>
        <w:t>ere</w:t>
      </w:r>
      <w:r w:rsidRPr="000539D9">
        <w:rPr>
          <w:rFonts w:ascii="Calibri" w:eastAsia="等线" w:hAnsi="Calibri" w:cs="Times New Roman"/>
          <w:kern w:val="0"/>
          <w:sz w:val="22"/>
        </w:rPr>
        <w:t xml:space="preserve"> derived from Geographic Information Systems (GIS) to explain spatial variation of specific pollutant component concentrations. LUR model performances were evaluated with leave-one-out cross-validation (CV) R</w:t>
      </w:r>
      <w:r w:rsidRPr="000539D9">
        <w:rPr>
          <w:rFonts w:ascii="Calibri" w:eastAsia="等线" w:hAnsi="Calibri" w:cs="Times New Roman"/>
          <w:kern w:val="0"/>
          <w:sz w:val="22"/>
          <w:vertAlign w:val="superscript"/>
        </w:rPr>
        <w:t>2</w:t>
      </w:r>
      <w:r w:rsidRPr="000539D9">
        <w:rPr>
          <w:rFonts w:ascii="Calibri" w:eastAsia="等线" w:hAnsi="Calibri" w:cs="Times New Roman"/>
          <w:kern w:val="0"/>
          <w:sz w:val="22"/>
        </w:rPr>
        <w:t xml:space="preserve"> and presented </w:t>
      </w:r>
      <w:r w:rsidRPr="006F60FD">
        <w:rPr>
          <w:rFonts w:ascii="Calibri" w:eastAsia="等线" w:hAnsi="Calibri" w:cs="Times New Roman"/>
          <w:kern w:val="0"/>
          <w:sz w:val="22"/>
        </w:rPr>
        <w:t>in Table S1</w:t>
      </w:r>
      <w:r w:rsidRPr="000539D9">
        <w:rPr>
          <w:rFonts w:ascii="Calibri" w:eastAsia="等线" w:hAnsi="Calibri" w:cs="Times New Roman"/>
          <w:kern w:val="0"/>
          <w:sz w:val="22"/>
        </w:rPr>
        <w:t xml:space="preserve"> (Model R</w:t>
      </w:r>
      <w:r w:rsidRPr="000539D9">
        <w:rPr>
          <w:rFonts w:ascii="Calibri" w:eastAsia="等线" w:hAnsi="Calibri" w:cs="Times New Roman"/>
          <w:kern w:val="0"/>
          <w:sz w:val="22"/>
          <w:vertAlign w:val="superscript"/>
        </w:rPr>
        <w:t>2</w:t>
      </w:r>
      <w:r w:rsidRPr="000539D9">
        <w:rPr>
          <w:rFonts w:ascii="Calibri" w:eastAsia="等线" w:hAnsi="Calibri" w:cs="Times New Roman"/>
          <w:kern w:val="0"/>
          <w:sz w:val="22"/>
        </w:rPr>
        <w:t>: 0.31-0.92 across different pollutants). Next, these LUR models were applied to each residential address of the participants and a single mean concentration of each pollutant for each participant was calculated. For PM mass, PM</w:t>
      </w:r>
      <w:r w:rsidRPr="000539D9">
        <w:rPr>
          <w:rFonts w:ascii="Calibri" w:eastAsia="等线" w:hAnsi="Calibri" w:cs="Times New Roman"/>
          <w:kern w:val="0"/>
          <w:sz w:val="22"/>
          <w:vertAlign w:val="subscript"/>
        </w:rPr>
        <w:t>2.5</w:t>
      </w:r>
      <w:r w:rsidRPr="000539D9">
        <w:rPr>
          <w:rFonts w:ascii="Calibri" w:eastAsia="等线" w:hAnsi="Calibri" w:cs="Times New Roman"/>
          <w:kern w:val="0"/>
          <w:sz w:val="22"/>
        </w:rPr>
        <w:t xml:space="preserve"> absorbance, NO</w:t>
      </w:r>
      <w:r w:rsidRPr="000539D9">
        <w:rPr>
          <w:rFonts w:ascii="Calibri" w:eastAsia="等线" w:hAnsi="Calibri" w:cs="Times New Roman"/>
          <w:kern w:val="0"/>
          <w:sz w:val="22"/>
          <w:vertAlign w:val="subscript"/>
        </w:rPr>
        <w:t>2</w:t>
      </w:r>
      <w:r w:rsidRPr="000539D9">
        <w:rPr>
          <w:rFonts w:ascii="Calibri" w:eastAsia="等线" w:hAnsi="Calibri" w:cs="Times New Roman"/>
          <w:kern w:val="0"/>
          <w:sz w:val="22"/>
        </w:rPr>
        <w:t xml:space="preserve"> and NO</w:t>
      </w:r>
      <w:r w:rsidRPr="000539D9">
        <w:rPr>
          <w:rFonts w:ascii="Calibri" w:eastAsia="等线" w:hAnsi="Calibri" w:cs="Times New Roman"/>
          <w:kern w:val="0"/>
          <w:sz w:val="22"/>
          <w:vertAlign w:val="subscript"/>
        </w:rPr>
        <w:t>x</w:t>
      </w:r>
      <w:r>
        <w:rPr>
          <w:rFonts w:ascii="Calibri" w:eastAsia="等线" w:hAnsi="Calibri" w:cs="Times New Roman"/>
          <w:kern w:val="0"/>
          <w:sz w:val="22"/>
        </w:rPr>
        <w:t>,</w:t>
      </w:r>
      <w:r w:rsidRPr="000539D9">
        <w:rPr>
          <w:rFonts w:ascii="Calibri" w:eastAsia="等线" w:hAnsi="Calibri" w:cs="Times New Roman"/>
          <w:kern w:val="0"/>
          <w:sz w:val="22"/>
        </w:rPr>
        <w:t xml:space="preserve"> with available routine assessment data, we extrapolated the estimated concentrations in 2009 </w:t>
      </w:r>
      <w:r>
        <w:rPr>
          <w:rFonts w:ascii="Calibri" w:eastAsia="等线" w:hAnsi="Calibri" w:cs="Times New Roman"/>
          <w:kern w:val="0"/>
          <w:sz w:val="22"/>
        </w:rPr>
        <w:t xml:space="preserve">to each year </w:t>
      </w:r>
      <w:r w:rsidRPr="000539D9">
        <w:rPr>
          <w:rFonts w:ascii="Calibri" w:eastAsia="等线" w:hAnsi="Calibri" w:cs="Times New Roman"/>
          <w:kern w:val="0"/>
          <w:sz w:val="22"/>
        </w:rPr>
        <w:t>back to 1992</w:t>
      </w:r>
      <w:r>
        <w:rPr>
          <w:rFonts w:ascii="Calibri" w:eastAsia="等线" w:hAnsi="Calibri" w:cs="Times New Roman"/>
          <w:kern w:val="0"/>
          <w:sz w:val="22"/>
        </w:rPr>
        <w:t>,</w:t>
      </w:r>
      <w:r w:rsidRPr="000539D9">
        <w:rPr>
          <w:rFonts w:ascii="Calibri" w:eastAsia="等线" w:hAnsi="Calibri" w:cs="Times New Roman"/>
          <w:kern w:val="0"/>
          <w:sz w:val="22"/>
        </w:rPr>
        <w:t xml:space="preserve"> which was the earliest year of available routine air pollution monitor information</w:t>
      </w:r>
      <w:r w:rsidR="00685AB0">
        <w:rPr>
          <w:rFonts w:ascii="Calibri" w:eastAsia="等线" w:hAnsi="Calibri" w:cs="Times New Roman"/>
          <w:kern w:val="0"/>
          <w:sz w:val="22"/>
        </w:rPr>
        <w:t xml:space="preserve"> </w:t>
      </w:r>
      <w:r w:rsidR="00685AB0">
        <w:rPr>
          <w:rFonts w:ascii="Calibri" w:eastAsia="等线" w:hAnsi="Calibri" w:cs="Times New Roman"/>
          <w:kern w:val="0"/>
          <w:sz w:val="22"/>
        </w:rPr>
        <w:fldChar w:fldCharType="begin">
          <w:fldData xml:space="preserve">PEVuZE5vdGU+PENpdGU+PEF1dGhvcj5CZWVsZW48L0F1dGhvcj48WWVhcj4yMDE0PC9ZZWFyPjxS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</w:fldData>
        </w:fldChar>
      </w:r>
      <w:r w:rsidR="00685AB0">
        <w:rPr>
          <w:rFonts w:ascii="Calibri" w:eastAsia="等线" w:hAnsi="Calibri" w:cs="Times New Roman"/>
          <w:kern w:val="0"/>
          <w:sz w:val="22"/>
        </w:rPr>
        <w:instrText xml:space="preserve"> ADDIN EN.CITE </w:instrText>
      </w:r>
      <w:r w:rsidR="00685AB0">
        <w:rPr>
          <w:rFonts w:ascii="Calibri" w:eastAsia="等线" w:hAnsi="Calibri" w:cs="Times New Roman"/>
          <w:kern w:val="0"/>
          <w:sz w:val="22"/>
        </w:rPr>
        <w:fldChar w:fldCharType="begin">
          <w:fldData xml:space="preserve">PEVuZE5vdGU+PENpdGU+PEF1dGhvcj5CZWVsZW48L0F1dGhvcj48WWVhcj4yMDE0PC9ZZWFyPjxS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</w:fldData>
        </w:fldChar>
      </w:r>
      <w:r w:rsidR="00685AB0">
        <w:rPr>
          <w:rFonts w:ascii="Calibri" w:eastAsia="等线" w:hAnsi="Calibri" w:cs="Times New Roman"/>
          <w:kern w:val="0"/>
          <w:sz w:val="22"/>
        </w:rPr>
        <w:instrText xml:space="preserve"> ADDIN EN.CITE.DATA </w:instrText>
      </w:r>
      <w:r w:rsidR="00685AB0">
        <w:rPr>
          <w:rFonts w:ascii="Calibri" w:eastAsia="等线" w:hAnsi="Calibri" w:cs="Times New Roman"/>
          <w:kern w:val="0"/>
          <w:sz w:val="22"/>
        </w:rPr>
      </w:r>
      <w:r w:rsidR="00685AB0">
        <w:rPr>
          <w:rFonts w:ascii="Calibri" w:eastAsia="等线" w:hAnsi="Calibri" w:cs="Times New Roman"/>
          <w:kern w:val="0"/>
          <w:sz w:val="22"/>
        </w:rPr>
        <w:fldChar w:fldCharType="end"/>
      </w:r>
      <w:r w:rsidR="00685AB0">
        <w:rPr>
          <w:rFonts w:ascii="Calibri" w:eastAsia="等线" w:hAnsi="Calibri" w:cs="Times New Roman"/>
          <w:kern w:val="0"/>
          <w:sz w:val="22"/>
        </w:rPr>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(Beelen et al. 2014)</w:t>
      </w:r>
      <w:r w:rsidR="00685AB0">
        <w:rPr>
          <w:rFonts w:ascii="Calibri" w:eastAsia="等线" w:hAnsi="Calibri" w:cs="Times New Roman"/>
          <w:kern w:val="0"/>
          <w:sz w:val="22"/>
        </w:rPr>
        <w:fldChar w:fldCharType="end"/>
      </w:r>
      <w:r>
        <w:rPr>
          <w:rFonts w:ascii="Calibri" w:eastAsia="等线" w:hAnsi="Calibri" w:cs="Times New Roman"/>
          <w:kern w:val="0"/>
          <w:sz w:val="22"/>
        </w:rPr>
        <w:t xml:space="preserve"> </w:t>
      </w:r>
      <w:r w:rsidRPr="000539D9">
        <w:rPr>
          <w:rFonts w:ascii="Calibri" w:eastAsia="等线" w:hAnsi="Calibri" w:cs="Times New Roman"/>
          <w:kern w:val="0"/>
          <w:sz w:val="22"/>
        </w:rPr>
        <w:t xml:space="preserve">. The </w:t>
      </w:r>
      <w:r>
        <w:rPr>
          <w:rFonts w:ascii="Calibri" w:eastAsia="等线" w:hAnsi="Calibri" w:cs="Times New Roman"/>
          <w:kern w:val="0"/>
          <w:sz w:val="22"/>
        </w:rPr>
        <w:t>concentrations</w:t>
      </w:r>
      <w:r w:rsidRPr="000539D9">
        <w:rPr>
          <w:rFonts w:ascii="Calibri" w:eastAsia="等线" w:hAnsi="Calibri" w:cs="Times New Roman"/>
          <w:kern w:val="0"/>
          <w:sz w:val="22"/>
        </w:rPr>
        <w:t xml:space="preserve"> of air pollutants </w:t>
      </w:r>
      <w:r>
        <w:rPr>
          <w:rFonts w:ascii="Calibri" w:eastAsia="等线" w:hAnsi="Calibri" w:cs="Times New Roman"/>
          <w:kern w:val="0"/>
          <w:sz w:val="22"/>
        </w:rPr>
        <w:t xml:space="preserve">from </w:t>
      </w:r>
      <w:r w:rsidRPr="000539D9">
        <w:rPr>
          <w:rFonts w:ascii="Calibri" w:eastAsia="等线" w:hAnsi="Calibri" w:cs="Times New Roman"/>
          <w:kern w:val="0"/>
          <w:sz w:val="22"/>
        </w:rPr>
        <w:t>2009</w:t>
      </w:r>
      <w:r>
        <w:rPr>
          <w:rFonts w:ascii="Calibri" w:eastAsia="等线" w:hAnsi="Calibri" w:cs="Times New Roman"/>
          <w:kern w:val="0"/>
          <w:sz w:val="22"/>
        </w:rPr>
        <w:t xml:space="preserve"> to </w:t>
      </w:r>
      <w:r w:rsidRPr="000539D9">
        <w:rPr>
          <w:rFonts w:ascii="Calibri" w:eastAsia="等线" w:hAnsi="Calibri" w:cs="Times New Roman"/>
          <w:kern w:val="0"/>
          <w:sz w:val="22"/>
        </w:rPr>
        <w:t>2018 w</w:t>
      </w:r>
      <w:r>
        <w:rPr>
          <w:rFonts w:ascii="Calibri" w:eastAsia="等线" w:hAnsi="Calibri" w:cs="Times New Roman"/>
          <w:kern w:val="0"/>
          <w:sz w:val="22"/>
        </w:rPr>
        <w:t>ere</w:t>
      </w:r>
      <w:r w:rsidRPr="000539D9">
        <w:rPr>
          <w:rFonts w:ascii="Calibri" w:eastAsia="等线" w:hAnsi="Calibri" w:cs="Times New Roman"/>
          <w:kern w:val="0"/>
          <w:sz w:val="22"/>
        </w:rPr>
        <w:t xml:space="preserve"> assumed constant. Subsequently, we averaged the</w:t>
      </w:r>
      <w:r>
        <w:rPr>
          <w:rFonts w:ascii="Calibri" w:eastAsia="等线" w:hAnsi="Calibri" w:cs="Times New Roman"/>
          <w:kern w:val="0"/>
          <w:sz w:val="22"/>
        </w:rPr>
        <w:t>se</w:t>
      </w:r>
      <w:r w:rsidRPr="000539D9">
        <w:rPr>
          <w:rFonts w:ascii="Calibri" w:eastAsia="等线" w:hAnsi="Calibri" w:cs="Times New Roman"/>
          <w:kern w:val="0"/>
          <w:sz w:val="22"/>
        </w:rPr>
        <w:t xml:space="preserve"> pollutant concentrations from 1992 to the date of </w:t>
      </w:r>
      <w:r>
        <w:rPr>
          <w:rFonts w:ascii="Calibri" w:eastAsia="等线" w:hAnsi="Calibri" w:cs="Times New Roman"/>
          <w:kern w:val="0"/>
          <w:sz w:val="22"/>
        </w:rPr>
        <w:t xml:space="preserve">disease </w:t>
      </w:r>
      <w:r w:rsidRPr="000539D9">
        <w:rPr>
          <w:rFonts w:ascii="Calibri" w:eastAsia="等线" w:hAnsi="Calibri" w:cs="Times New Roman"/>
          <w:kern w:val="0"/>
          <w:sz w:val="22"/>
        </w:rPr>
        <w:t xml:space="preserve">onset for cases or recruitment for controls. For </w:t>
      </w:r>
      <w:r>
        <w:rPr>
          <w:rFonts w:ascii="Calibri" w:eastAsia="等线" w:hAnsi="Calibri" w:cs="Times New Roman"/>
          <w:kern w:val="0"/>
          <w:sz w:val="22"/>
        </w:rPr>
        <w:t xml:space="preserve">UFP, </w:t>
      </w:r>
      <w:r w:rsidRPr="000539D9">
        <w:rPr>
          <w:rFonts w:ascii="Calibri" w:eastAsia="等线" w:hAnsi="Calibri" w:cs="Times New Roman"/>
          <w:kern w:val="0"/>
          <w:sz w:val="22"/>
        </w:rPr>
        <w:t xml:space="preserve">PM elemental constituents and OP </w:t>
      </w:r>
      <w:r>
        <w:rPr>
          <w:rFonts w:ascii="Calibri" w:eastAsia="等线" w:hAnsi="Calibri" w:cs="Times New Roman"/>
          <w:kern w:val="0"/>
          <w:sz w:val="22"/>
        </w:rPr>
        <w:t xml:space="preserve">insufficient </w:t>
      </w:r>
      <w:r w:rsidRPr="000539D9">
        <w:rPr>
          <w:rFonts w:ascii="Calibri" w:eastAsia="等线" w:hAnsi="Calibri" w:cs="Times New Roman"/>
          <w:kern w:val="0"/>
          <w:sz w:val="22"/>
        </w:rPr>
        <w:t xml:space="preserve">historical </w:t>
      </w:r>
      <w:r w:rsidRPr="000539D9">
        <w:rPr>
          <w:rFonts w:ascii="Calibri" w:eastAsia="等线" w:hAnsi="Calibri" w:cs="Times New Roman"/>
          <w:kern w:val="0"/>
          <w:sz w:val="22"/>
        </w:rPr>
        <w:lastRenderedPageBreak/>
        <w:t xml:space="preserve">data </w:t>
      </w:r>
      <w:r>
        <w:rPr>
          <w:rFonts w:ascii="Calibri" w:eastAsia="等线" w:hAnsi="Calibri" w:cs="Times New Roman"/>
          <w:kern w:val="0"/>
          <w:sz w:val="22"/>
        </w:rPr>
        <w:t xml:space="preserve">were </w:t>
      </w:r>
      <w:r w:rsidRPr="000539D9">
        <w:rPr>
          <w:rFonts w:ascii="Calibri" w:eastAsia="等线" w:hAnsi="Calibri" w:cs="Times New Roman"/>
          <w:kern w:val="0"/>
          <w:sz w:val="22"/>
        </w:rPr>
        <w:t>available</w:t>
      </w:r>
      <w:r>
        <w:rPr>
          <w:rFonts w:ascii="Calibri" w:eastAsia="等线" w:hAnsi="Calibri" w:cs="Times New Roman"/>
          <w:kern w:val="0"/>
          <w:sz w:val="22"/>
        </w:rPr>
        <w:t xml:space="preserve"> for back-extrapolation</w:t>
      </w:r>
      <w:r w:rsidRPr="000539D9">
        <w:rPr>
          <w:rFonts w:ascii="Calibri" w:eastAsia="等线" w:hAnsi="Calibri" w:cs="Times New Roman"/>
          <w:kern w:val="0"/>
          <w:sz w:val="22"/>
        </w:rPr>
        <w:t xml:space="preserve">, </w:t>
      </w:r>
      <w:r>
        <w:rPr>
          <w:rFonts w:ascii="Calibri" w:eastAsia="等线" w:hAnsi="Calibri" w:cs="Times New Roman"/>
          <w:kern w:val="0"/>
          <w:sz w:val="22"/>
        </w:rPr>
        <w:t xml:space="preserve">thus </w:t>
      </w:r>
      <w:r w:rsidRPr="000539D9">
        <w:rPr>
          <w:rFonts w:ascii="Calibri" w:eastAsia="等线" w:hAnsi="Calibri" w:cs="Times New Roman"/>
          <w:kern w:val="0"/>
          <w:sz w:val="22"/>
        </w:rPr>
        <w:t xml:space="preserve">we assumed that the </w:t>
      </w:r>
      <w:r>
        <w:rPr>
          <w:rFonts w:ascii="Calibri" w:eastAsia="等线" w:hAnsi="Calibri" w:cs="Times New Roman"/>
          <w:kern w:val="0"/>
          <w:sz w:val="22"/>
        </w:rPr>
        <w:t>concentrations</w:t>
      </w:r>
      <w:r w:rsidRPr="000539D9">
        <w:rPr>
          <w:rFonts w:ascii="Calibri" w:eastAsia="等线" w:hAnsi="Calibri" w:cs="Times New Roman"/>
          <w:kern w:val="0"/>
          <w:sz w:val="22"/>
        </w:rPr>
        <w:t xml:space="preserve"> for these pollutants remained constant</w:t>
      </w:r>
      <w:r>
        <w:rPr>
          <w:rFonts w:ascii="Calibri" w:eastAsia="等线" w:hAnsi="Calibri" w:cs="Times New Roman"/>
          <w:kern w:val="0"/>
          <w:sz w:val="22"/>
        </w:rPr>
        <w:t xml:space="preserve"> (as estimated in 2009 for PM elemental constituents and OP, and in 2014 for UFP)</w:t>
      </w:r>
      <w:r w:rsidRPr="000539D9">
        <w:rPr>
          <w:rFonts w:ascii="Calibri" w:eastAsia="等线" w:hAnsi="Calibri" w:cs="Times New Roman"/>
          <w:kern w:val="0"/>
          <w:sz w:val="22"/>
        </w:rPr>
        <w:t xml:space="preserve"> and calculated the average annual concentration from 1992 to the date of onset for cases or recruitment for controls</w:t>
      </w:r>
      <w:r>
        <w:rPr>
          <w:rFonts w:ascii="Calibri" w:eastAsia="等线" w:hAnsi="Calibri" w:cs="Times New Roman"/>
          <w:kern w:val="0"/>
          <w:sz w:val="22"/>
        </w:rPr>
        <w:t xml:space="preserve"> taking residential history into consideration</w:t>
      </w:r>
      <w:r w:rsidRPr="000539D9">
        <w:rPr>
          <w:rFonts w:ascii="Calibri" w:eastAsia="等线" w:hAnsi="Calibri" w:cs="Times New Roman"/>
          <w:kern w:val="0"/>
          <w:sz w:val="22"/>
        </w:rPr>
        <w:t>.</w:t>
      </w:r>
    </w:p>
    <w:p w14:paraId="099FDD6D" w14:textId="77777777" w:rsidR="00602BDA" w:rsidRDefault="00602BDA" w:rsidP="00602BDA">
      <w:pPr>
        <w:widowControl/>
        <w:spacing w:after="160" w:line="480" w:lineRule="auto"/>
        <w:rPr>
          <w:rFonts w:ascii="Calibri" w:eastAsia="等线" w:hAnsi="Calibri" w:cs="Times New Roman"/>
          <w:kern w:val="0"/>
          <w:sz w:val="22"/>
        </w:rPr>
      </w:pPr>
    </w:p>
    <w:p w14:paraId="54FE5A3D" w14:textId="77777777" w:rsidR="00602BDA" w:rsidRDefault="00602BDA" w:rsidP="00602BDA">
      <w:pPr>
        <w:widowControl/>
        <w:spacing w:after="160" w:line="480" w:lineRule="auto"/>
        <w:rPr>
          <w:rFonts w:ascii="Calibri" w:eastAsia="等线" w:hAnsi="Calibri" w:cs="Times New Roman"/>
          <w:b/>
          <w:bCs/>
          <w:kern w:val="0"/>
          <w:sz w:val="22"/>
        </w:rPr>
      </w:pPr>
      <w:r w:rsidRPr="00F11E81">
        <w:rPr>
          <w:rFonts w:ascii="Calibri" w:eastAsia="等线" w:hAnsi="Calibri" w:cs="Times New Roman"/>
          <w:b/>
          <w:bCs/>
          <w:kern w:val="0"/>
          <w:sz w:val="22"/>
        </w:rPr>
        <w:t>Statistical analysis</w:t>
      </w:r>
    </w:p>
    <w:p w14:paraId="3CD8C67A" w14:textId="1C8D3C41" w:rsidR="00602BDA" w:rsidRPr="00572CF6" w:rsidRDefault="00602BDA" w:rsidP="00602BDA">
      <w:pPr>
        <w:widowControl/>
        <w:spacing w:after="160" w:line="480" w:lineRule="auto"/>
        <w:rPr>
          <w:rFonts w:ascii="Calibri" w:eastAsia="等线" w:hAnsi="Calibri" w:cs="Times New Roman"/>
          <w:kern w:val="0"/>
          <w:sz w:val="22"/>
        </w:rPr>
      </w:pPr>
      <w:r w:rsidRPr="00F11E81">
        <w:rPr>
          <w:rFonts w:ascii="Calibri" w:eastAsia="等线" w:hAnsi="Calibri" w:cs="Times New Roman"/>
          <w:kern w:val="0"/>
          <w:sz w:val="22"/>
        </w:rPr>
        <w:t>Categorical variables were presented as frequency (percentage) and continuous variables were presented as mean (standard deviation) or median (interquartile range</w:t>
      </w:r>
      <w:r>
        <w:rPr>
          <w:rFonts w:ascii="Calibri" w:eastAsia="等线" w:hAnsi="Calibri" w:cs="Times New Roman"/>
          <w:kern w:val="0"/>
          <w:sz w:val="22"/>
        </w:rPr>
        <w:t xml:space="preserve"> (IQR)</w:t>
      </w:r>
      <w:r w:rsidRPr="00F11E81">
        <w:rPr>
          <w:rFonts w:ascii="Calibri" w:eastAsia="等线" w:hAnsi="Calibri" w:cs="Times New Roman"/>
          <w:kern w:val="0"/>
          <w:sz w:val="22"/>
        </w:rPr>
        <w:t>). P value</w:t>
      </w:r>
      <w:r>
        <w:rPr>
          <w:rFonts w:ascii="Calibri" w:eastAsia="等线" w:hAnsi="Calibri" w:cs="Times New Roman"/>
          <w:kern w:val="0"/>
          <w:sz w:val="22"/>
        </w:rPr>
        <w:t>s</w:t>
      </w:r>
      <w:r w:rsidRPr="00F11E81">
        <w:rPr>
          <w:rFonts w:ascii="Calibri" w:eastAsia="等线" w:hAnsi="Calibri" w:cs="Times New Roman"/>
          <w:kern w:val="0"/>
          <w:sz w:val="22"/>
        </w:rPr>
        <w:t xml:space="preserve"> for differences of characteristics between case</w:t>
      </w:r>
      <w:r>
        <w:rPr>
          <w:rFonts w:ascii="Calibri" w:eastAsia="等线" w:hAnsi="Calibri" w:cs="Times New Roman"/>
          <w:kern w:val="0"/>
          <w:sz w:val="22"/>
        </w:rPr>
        <w:t>s</w:t>
      </w:r>
      <w:r w:rsidRPr="00F11E81">
        <w:rPr>
          <w:rFonts w:ascii="Calibri" w:eastAsia="等线" w:hAnsi="Calibri" w:cs="Times New Roman"/>
          <w:kern w:val="0"/>
          <w:sz w:val="22"/>
        </w:rPr>
        <w:t xml:space="preserve"> and controls were calculated using chi-square test</w:t>
      </w:r>
      <w:r>
        <w:rPr>
          <w:rFonts w:ascii="Calibri" w:eastAsia="等线" w:hAnsi="Calibri" w:cs="Times New Roman"/>
          <w:kern w:val="0"/>
          <w:sz w:val="22"/>
        </w:rPr>
        <w:t>s</w:t>
      </w:r>
      <w:r w:rsidRPr="00F11E81">
        <w:rPr>
          <w:rFonts w:ascii="Calibri" w:eastAsia="等线" w:hAnsi="Calibri" w:cs="Times New Roman"/>
          <w:kern w:val="0"/>
          <w:sz w:val="22"/>
        </w:rPr>
        <w:t xml:space="preserve"> and </w:t>
      </w:r>
      <w:r>
        <w:rPr>
          <w:rFonts w:ascii="Calibri" w:eastAsia="等线" w:hAnsi="Calibri" w:cs="Times New Roman"/>
          <w:kern w:val="0"/>
          <w:sz w:val="22"/>
        </w:rPr>
        <w:t>t</w:t>
      </w:r>
      <w:r w:rsidRPr="00F11E81">
        <w:rPr>
          <w:rFonts w:ascii="Calibri" w:eastAsia="等线" w:hAnsi="Calibri" w:cs="Times New Roman"/>
          <w:kern w:val="0"/>
          <w:sz w:val="22"/>
        </w:rPr>
        <w:t>-test</w:t>
      </w:r>
      <w:r>
        <w:rPr>
          <w:rFonts w:ascii="Calibri" w:eastAsia="等线" w:hAnsi="Calibri" w:cs="Times New Roman" w:hint="eastAsia"/>
          <w:kern w:val="0"/>
          <w:sz w:val="22"/>
        </w:rPr>
        <w:t>s</w:t>
      </w:r>
      <w:r w:rsidRPr="00F11E81">
        <w:rPr>
          <w:rFonts w:ascii="Calibri" w:eastAsia="等线" w:hAnsi="Calibri" w:cs="Times New Roman"/>
          <w:kern w:val="0"/>
          <w:sz w:val="22"/>
        </w:rPr>
        <w:t xml:space="preserve"> for continuous variables. We used unconditional logistic regression models to estimate the association between exposure to</w:t>
      </w:r>
      <w:r>
        <w:rPr>
          <w:rFonts w:ascii="Calibri" w:eastAsia="等线" w:hAnsi="Calibri" w:cs="Times New Roman"/>
          <w:kern w:val="0"/>
          <w:sz w:val="22"/>
        </w:rPr>
        <w:t xml:space="preserve"> air pollutants</w:t>
      </w:r>
      <w:r w:rsidRPr="00F11E81">
        <w:rPr>
          <w:rFonts w:ascii="Calibri" w:eastAsia="等线" w:hAnsi="Calibri" w:cs="Times New Roman"/>
          <w:kern w:val="0"/>
          <w:sz w:val="22"/>
        </w:rPr>
        <w:t xml:space="preserve"> and ALS. Each </w:t>
      </w:r>
      <w:r>
        <w:rPr>
          <w:rFonts w:ascii="Calibri" w:eastAsia="等线" w:hAnsi="Calibri" w:cs="Times New Roman"/>
          <w:kern w:val="0"/>
          <w:sz w:val="22"/>
        </w:rPr>
        <w:t>pollutant</w:t>
      </w:r>
      <w:r w:rsidRPr="00F11E81">
        <w:rPr>
          <w:rFonts w:ascii="Calibri" w:eastAsia="等线" w:hAnsi="Calibri" w:cs="Times New Roman"/>
          <w:kern w:val="0"/>
          <w:sz w:val="22"/>
        </w:rPr>
        <w:t xml:space="preserve"> was added separately as a continuous variable in regression models.</w:t>
      </w:r>
      <w:r>
        <w:rPr>
          <w:rFonts w:ascii="Calibri" w:eastAsia="等线" w:hAnsi="Calibri" w:cs="Times New Roman"/>
          <w:kern w:val="0"/>
          <w:sz w:val="22"/>
        </w:rPr>
        <w:t xml:space="preserve"> Potential confounding factors were selected </w:t>
      </w:r>
      <w:r w:rsidRPr="00F11E81">
        <w:rPr>
          <w:rFonts w:ascii="Calibri" w:eastAsia="等线" w:hAnsi="Calibri" w:cs="Times New Roman"/>
          <w:i/>
          <w:kern w:val="0"/>
          <w:sz w:val="22"/>
        </w:rPr>
        <w:t>a priori</w:t>
      </w:r>
      <w:r>
        <w:rPr>
          <w:rFonts w:ascii="Calibri" w:eastAsia="等线" w:hAnsi="Calibri" w:cs="Times New Roman"/>
          <w:i/>
          <w:kern w:val="0"/>
          <w:sz w:val="22"/>
        </w:rPr>
        <w:t xml:space="preserve"> </w:t>
      </w:r>
      <w:r>
        <w:rPr>
          <w:rFonts w:ascii="Calibri" w:eastAsia="等线" w:hAnsi="Calibri" w:cs="Times New Roman"/>
          <w:iCs/>
          <w:kern w:val="0"/>
          <w:sz w:val="22"/>
        </w:rPr>
        <w:t>including</w:t>
      </w:r>
      <w:r w:rsidRPr="00F11E81">
        <w:rPr>
          <w:rFonts w:ascii="Calibri" w:eastAsia="等线" w:hAnsi="Calibri" w:cs="Times New Roman"/>
          <w:kern w:val="0"/>
          <w:sz w:val="22"/>
        </w:rPr>
        <w:t xml:space="preserve"> </w:t>
      </w:r>
      <w:r>
        <w:rPr>
          <w:rFonts w:ascii="Calibri" w:eastAsia="等线" w:hAnsi="Calibri" w:cs="Times New Roman"/>
          <w:kern w:val="0"/>
          <w:sz w:val="22"/>
        </w:rPr>
        <w:t>sex</w:t>
      </w:r>
      <w:r w:rsidRPr="00F11E81">
        <w:rPr>
          <w:rFonts w:ascii="Calibri" w:eastAsia="等线" w:hAnsi="Calibri" w:cs="Times New Roman"/>
          <w:kern w:val="0"/>
          <w:sz w:val="22"/>
        </w:rPr>
        <w:t>, age, education level</w:t>
      </w:r>
      <w:r>
        <w:rPr>
          <w:rFonts w:ascii="Calibri" w:eastAsia="等线" w:hAnsi="Calibri" w:cs="Times New Roman"/>
          <w:kern w:val="0"/>
          <w:sz w:val="22"/>
        </w:rPr>
        <w:t xml:space="preserve"> (</w:t>
      </w:r>
      <w:r w:rsidRPr="00F11E81">
        <w:rPr>
          <w:rFonts w:ascii="Calibri" w:eastAsia="等线" w:hAnsi="Calibri" w:cs="Times New Roman"/>
          <w:kern w:val="0"/>
          <w:sz w:val="22"/>
        </w:rPr>
        <w:t>elementary school</w:t>
      </w:r>
      <w:r>
        <w:rPr>
          <w:rFonts w:ascii="Calibri" w:eastAsia="等线" w:hAnsi="Calibri" w:cs="Times New Roman"/>
          <w:kern w:val="0"/>
          <w:sz w:val="22"/>
        </w:rPr>
        <w:t>;</w:t>
      </w:r>
      <w:r w:rsidRPr="00F11E81">
        <w:rPr>
          <w:rFonts w:ascii="Calibri" w:eastAsia="等线" w:hAnsi="Calibri" w:cs="Times New Roman"/>
          <w:kern w:val="0"/>
          <w:sz w:val="22"/>
        </w:rPr>
        <w:t xml:space="preserve"> middle/high school</w:t>
      </w:r>
      <w:r>
        <w:rPr>
          <w:rFonts w:ascii="Calibri" w:eastAsia="等线" w:hAnsi="Calibri" w:cs="Times New Roman"/>
          <w:kern w:val="0"/>
          <w:sz w:val="22"/>
        </w:rPr>
        <w:t>;</w:t>
      </w:r>
      <w:r w:rsidRPr="00F11E81">
        <w:rPr>
          <w:rFonts w:ascii="Calibri" w:eastAsia="等线" w:hAnsi="Calibri" w:cs="Times New Roman"/>
          <w:kern w:val="0"/>
          <w:sz w:val="22"/>
        </w:rPr>
        <w:t xml:space="preserve"> college/university</w:t>
      </w:r>
      <w:r>
        <w:rPr>
          <w:rFonts w:ascii="Calibri" w:eastAsia="等线" w:hAnsi="Calibri" w:cs="Times New Roman"/>
          <w:kern w:val="0"/>
          <w:sz w:val="22"/>
        </w:rPr>
        <w:t>)</w:t>
      </w:r>
      <w:r w:rsidRPr="00F11E81">
        <w:rPr>
          <w:rFonts w:ascii="Calibri" w:eastAsia="等线" w:hAnsi="Calibri" w:cs="Times New Roman"/>
          <w:kern w:val="0"/>
          <w:sz w:val="22"/>
        </w:rPr>
        <w:t xml:space="preserve">, </w:t>
      </w:r>
      <w:r>
        <w:rPr>
          <w:rFonts w:ascii="Calibri" w:eastAsia="等线" w:hAnsi="Calibri" w:cs="Times New Roman"/>
          <w:kern w:val="0"/>
          <w:sz w:val="22"/>
        </w:rPr>
        <w:t xml:space="preserve">BMI (underweight; normal weight; overweight; obese), </w:t>
      </w:r>
      <w:r w:rsidRPr="00F11E81">
        <w:rPr>
          <w:rFonts w:ascii="Calibri" w:eastAsia="等线" w:hAnsi="Calibri" w:cs="Times New Roman"/>
          <w:kern w:val="0"/>
          <w:sz w:val="22"/>
        </w:rPr>
        <w:t>smoking status</w:t>
      </w:r>
      <w:r>
        <w:rPr>
          <w:rFonts w:ascii="Calibri" w:eastAsia="等线" w:hAnsi="Calibri" w:cs="Times New Roman"/>
          <w:kern w:val="0"/>
          <w:sz w:val="22"/>
        </w:rPr>
        <w:t xml:space="preserve"> (</w:t>
      </w:r>
      <w:r w:rsidRPr="00F11E81">
        <w:rPr>
          <w:rFonts w:ascii="Calibri" w:eastAsia="等线" w:hAnsi="Calibri" w:cs="Times New Roman"/>
          <w:kern w:val="0"/>
          <w:sz w:val="22"/>
        </w:rPr>
        <w:t>never</w:t>
      </w:r>
      <w:r>
        <w:rPr>
          <w:rFonts w:ascii="Calibri" w:eastAsia="等线" w:hAnsi="Calibri" w:cs="Times New Roman"/>
          <w:kern w:val="0"/>
          <w:sz w:val="22"/>
        </w:rPr>
        <w:t>;</w:t>
      </w:r>
      <w:r w:rsidRPr="00F11E81">
        <w:rPr>
          <w:rFonts w:ascii="Calibri" w:eastAsia="等线" w:hAnsi="Calibri" w:cs="Times New Roman"/>
          <w:kern w:val="0"/>
          <w:sz w:val="22"/>
        </w:rPr>
        <w:t xml:space="preserve"> former</w:t>
      </w:r>
      <w:r>
        <w:rPr>
          <w:rFonts w:ascii="Calibri" w:eastAsia="等线" w:hAnsi="Calibri" w:cs="Times New Roman"/>
          <w:kern w:val="0"/>
          <w:sz w:val="22"/>
        </w:rPr>
        <w:t>;</w:t>
      </w:r>
      <w:r w:rsidRPr="00F11E81">
        <w:rPr>
          <w:rFonts w:ascii="Calibri" w:eastAsia="等线" w:hAnsi="Calibri" w:cs="Times New Roman"/>
          <w:kern w:val="0"/>
          <w:sz w:val="22"/>
        </w:rPr>
        <w:t xml:space="preserve"> current</w:t>
      </w:r>
      <w:r>
        <w:rPr>
          <w:rFonts w:ascii="Calibri" w:eastAsia="等线" w:hAnsi="Calibri" w:cs="Times New Roman"/>
          <w:kern w:val="0"/>
          <w:sz w:val="22"/>
        </w:rPr>
        <w:t xml:space="preserve"> smoker),</w:t>
      </w:r>
      <w:r w:rsidRPr="00F11E81">
        <w:rPr>
          <w:rFonts w:ascii="Calibri" w:eastAsia="等线" w:hAnsi="Calibri" w:cs="Times New Roman"/>
          <w:kern w:val="0"/>
          <w:sz w:val="22"/>
        </w:rPr>
        <w:t xml:space="preserve"> alcohol consumption at recruitment (yes/no) and area SES</w:t>
      </w:r>
      <w:r>
        <w:rPr>
          <w:rFonts w:ascii="Calibri" w:eastAsia="等线" w:hAnsi="Calibri" w:cs="Times New Roman"/>
          <w:kern w:val="0"/>
          <w:sz w:val="22"/>
        </w:rPr>
        <w:t xml:space="preserve"> to align with our previous work </w:t>
      </w:r>
      <w:r w:rsidR="00685AB0">
        <w:rPr>
          <w:rFonts w:ascii="Calibri" w:eastAsia="等线" w:hAnsi="Calibri" w:cs="Times New Roman"/>
          <w:kern w:val="0"/>
          <w:sz w:val="22"/>
        </w:rPr>
        <w:fldChar w:fldCharType="begin">
          <w:fldData xml:space="preserve">PEVuZE5vdGU+PENpdGU+PEF1dGhvcj5TZWVsZW48L0F1dGhvcj48WWVhcj4yMDE3PC9ZZWFyPjxS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=
</w:fldData>
        </w:fldChar>
      </w:r>
      <w:r w:rsidR="00685AB0">
        <w:rPr>
          <w:rFonts w:ascii="Calibri" w:eastAsia="等线" w:hAnsi="Calibri" w:cs="Times New Roman"/>
          <w:kern w:val="0"/>
          <w:sz w:val="22"/>
        </w:rPr>
        <w:instrText xml:space="preserve"> ADDIN EN.CITE </w:instrText>
      </w:r>
      <w:r w:rsidR="00685AB0">
        <w:rPr>
          <w:rFonts w:ascii="Calibri" w:eastAsia="等线" w:hAnsi="Calibri" w:cs="Times New Roman"/>
          <w:kern w:val="0"/>
          <w:sz w:val="22"/>
        </w:rPr>
        <w:fldChar w:fldCharType="begin">
          <w:fldData xml:space="preserve">PEVuZE5vdGU+PENpdGU+PEF1dGhvcj5TZWVsZW48L0F1dGhvcj48WWVhcj4yMDE3PC9ZZWFyPjxS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=
</w:fldData>
        </w:fldChar>
      </w:r>
      <w:r w:rsidR="00685AB0">
        <w:rPr>
          <w:rFonts w:ascii="Calibri" w:eastAsia="等线" w:hAnsi="Calibri" w:cs="Times New Roman"/>
          <w:kern w:val="0"/>
          <w:sz w:val="22"/>
        </w:rPr>
        <w:instrText xml:space="preserve"> ADDIN EN.CITE.DATA </w:instrText>
      </w:r>
      <w:r w:rsidR="00685AB0">
        <w:rPr>
          <w:rFonts w:ascii="Calibri" w:eastAsia="等线" w:hAnsi="Calibri" w:cs="Times New Roman"/>
          <w:kern w:val="0"/>
          <w:sz w:val="22"/>
        </w:rPr>
      </w:r>
      <w:r w:rsidR="00685AB0">
        <w:rPr>
          <w:rFonts w:ascii="Calibri" w:eastAsia="等线" w:hAnsi="Calibri" w:cs="Times New Roman"/>
          <w:kern w:val="0"/>
          <w:sz w:val="22"/>
        </w:rPr>
        <w:fldChar w:fldCharType="end"/>
      </w:r>
      <w:r w:rsidR="00685AB0">
        <w:rPr>
          <w:rFonts w:ascii="Calibri" w:eastAsia="等线" w:hAnsi="Calibri" w:cs="Times New Roman"/>
          <w:kern w:val="0"/>
          <w:sz w:val="22"/>
        </w:rPr>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(Seelen et al. 2017)</w:t>
      </w:r>
      <w:r w:rsidR="00685AB0">
        <w:rPr>
          <w:rFonts w:ascii="Calibri" w:eastAsia="等线" w:hAnsi="Calibri" w:cs="Times New Roman"/>
          <w:kern w:val="0"/>
          <w:sz w:val="22"/>
        </w:rPr>
        <w:fldChar w:fldCharType="end"/>
      </w:r>
      <w:r w:rsidRPr="00F11E81">
        <w:rPr>
          <w:rFonts w:ascii="Calibri" w:eastAsia="等线" w:hAnsi="Calibri" w:cs="Times New Roman"/>
          <w:kern w:val="0"/>
          <w:sz w:val="22"/>
        </w:rPr>
        <w:t>. Missing data w</w:t>
      </w:r>
      <w:r>
        <w:rPr>
          <w:rFonts w:ascii="Calibri" w:eastAsia="等线" w:hAnsi="Calibri" w:cs="Times New Roman"/>
          <w:kern w:val="0"/>
          <w:sz w:val="22"/>
        </w:rPr>
        <w:t>ere</w:t>
      </w:r>
      <w:r w:rsidRPr="00F11E81">
        <w:rPr>
          <w:rFonts w:ascii="Calibri" w:eastAsia="等线" w:hAnsi="Calibri" w:cs="Times New Roman"/>
          <w:kern w:val="0"/>
          <w:sz w:val="22"/>
        </w:rPr>
        <w:t xml:space="preserve"> imputed via multivariate imputation by chained equations </w:t>
      </w:r>
      <w:r>
        <w:rPr>
          <w:rFonts w:ascii="Calibri" w:eastAsia="等线" w:hAnsi="Calibri" w:cs="Times New Roman"/>
          <w:kern w:val="0"/>
          <w:sz w:val="22"/>
        </w:rPr>
        <w:t xml:space="preserve">(MICE) </w:t>
      </w:r>
      <w:r w:rsidRPr="00F11E81">
        <w:rPr>
          <w:rFonts w:ascii="Calibri" w:eastAsia="等线" w:hAnsi="Calibri" w:cs="Times New Roman"/>
          <w:kern w:val="0"/>
          <w:sz w:val="22"/>
        </w:rPr>
        <w:t>using 20 iterations</w:t>
      </w:r>
      <w:r w:rsidR="00685AB0">
        <w:rPr>
          <w:rFonts w:ascii="Calibri" w:eastAsia="等线" w:hAnsi="Calibri" w:cs="Times New Roman"/>
          <w:kern w:val="0"/>
          <w:sz w:val="22"/>
        </w:rPr>
        <w:t xml:space="preserve"> </w:t>
      </w:r>
      <w:r w:rsidR="00685AB0">
        <w:rPr>
          <w:rFonts w:ascii="Calibri" w:eastAsia="等线" w:hAnsi="Calibri" w:cs="Times New Roman"/>
          <w:kern w:val="0"/>
          <w:sz w:val="22"/>
        </w:rPr>
        <w:fldChar w:fldCharType="begin"/>
      </w:r>
      <w:r w:rsidR="00685AB0">
        <w:rPr>
          <w:rFonts w:ascii="Calibri" w:eastAsia="等线" w:hAnsi="Calibri" w:cs="Times New Roman"/>
          <w:kern w:val="0"/>
          <w:sz w:val="22"/>
        </w:rPr>
        <w:instrText xml:space="preserve"> ADDIN EN.CITE &lt;EndNote&gt;&lt;Cite&gt;&lt;Author&gt;Buuren&lt;/Author&gt;&lt;Year&gt;2010&lt;/Year&gt;&lt;RecNum&gt;117&lt;/RecNum&gt;&lt;DisplayText&gt;(Buuren and Groothuis-Oudshoorn 2010)&lt;/DisplayText&gt;&lt;record&gt;&lt;rec-number&gt;117&lt;/rec-number&gt;&lt;foreign-keys&gt;&lt;key app="EN" db-id="s902f59f920vzhez5af5w99zvrfe2rd59zzt" timestamp="1575298810"&gt;117&lt;/key&gt;&lt;/foreign-keys&gt;&lt;ref-type name="Journal Article"&gt;17&lt;/ref-type&gt;&lt;contributors&gt;&lt;authors&gt;&lt;author&gt;Buuren, S van&lt;/author&gt;&lt;author&gt;Groothuis-Oudshoorn, Karin&lt;/author&gt;&lt;/authors&gt;&lt;/contributors&gt;&lt;titles&gt;&lt;title&gt;mice: Multivariate imputation by chained equations in R&lt;/title&gt;&lt;secondary-title&gt;Journal of statistical software&lt;/secondary-title&gt;&lt;/titles&gt;&lt;periodical&gt;&lt;full-title&gt;Journal of statistical software&lt;/full-title&gt;&lt;/periodical&gt;&lt;pages&gt;1-68&lt;/pages&gt;&lt;dates&gt;&lt;year&gt;2010&lt;/year&gt;&lt;/dates&gt;&lt;isbn&gt;1548-7660&lt;/isbn&gt;&lt;urls&gt;&lt;/urls&gt;&lt;/record&gt;&lt;/Cite&gt;&lt;/EndNote&gt;</w:instrText>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(Buuren and Groothuis-Oudshoorn 2010)</w:t>
      </w:r>
      <w:r w:rsidR="00685AB0">
        <w:rPr>
          <w:rFonts w:ascii="Calibri" w:eastAsia="等线" w:hAnsi="Calibri" w:cs="Times New Roman"/>
          <w:kern w:val="0"/>
          <w:sz w:val="22"/>
        </w:rPr>
        <w:fldChar w:fldCharType="end"/>
      </w:r>
      <w:r w:rsidRPr="00F11E81">
        <w:rPr>
          <w:rFonts w:ascii="Calibri" w:eastAsia="等线" w:hAnsi="Calibri" w:cs="Times New Roman"/>
          <w:kern w:val="0"/>
          <w:sz w:val="22"/>
        </w:rPr>
        <w:t>.</w:t>
      </w:r>
      <w:r>
        <w:rPr>
          <w:rFonts w:ascii="Calibri" w:eastAsia="等线" w:hAnsi="Calibri" w:cs="Times New Roman"/>
          <w:kern w:val="0"/>
          <w:sz w:val="22"/>
        </w:rPr>
        <w:t xml:space="preserve"> ORs were pooled over the 20 imputed datasets based on Rubin’s rule</w:t>
      </w:r>
      <w:r w:rsidR="00685AB0">
        <w:rPr>
          <w:rFonts w:ascii="Calibri" w:eastAsia="等线" w:hAnsi="Calibri" w:cs="Times New Roman"/>
          <w:kern w:val="0"/>
          <w:sz w:val="22"/>
        </w:rPr>
        <w:fldChar w:fldCharType="begin"/>
      </w:r>
      <w:r w:rsidR="00685AB0">
        <w:rPr>
          <w:rFonts w:ascii="Calibri" w:eastAsia="等线" w:hAnsi="Calibri" w:cs="Times New Roman"/>
          <w:kern w:val="0"/>
          <w:sz w:val="22"/>
        </w:rPr>
        <w:instrText xml:space="preserve"> ADDIN EN.CITE &lt;EndNote&gt;&lt;Cite&gt;&lt;Author&gt;Sterne&lt;/Author&gt;&lt;Year&gt;2009&lt;/Year&gt;&lt;RecNum&gt;567&lt;/RecNum&gt;&lt;DisplayText&gt;(Sterne et al. 2009; Van Buuren 2007)&lt;/DisplayText&gt;&lt;record&gt;&lt;rec-number&gt;567&lt;/rec-number&gt;&lt;foreign-keys&gt;&lt;key app="EN" db-id="s902f59f920vzhez5af5w99zvrfe2rd59zzt" timestamp="1599248792"&gt;567&lt;/key&gt;&lt;/foreign-keys&gt;&lt;ref-type name="Journal Article"&gt;17&lt;/ref-type&gt;&lt;contributors&gt;&lt;authors&gt;&lt;author&gt;Sterne, Jonathan AC&lt;/author&gt;&lt;author&gt;White, Ian R&lt;/author&gt;&lt;author&gt;Carlin, John B&lt;/author&gt;&lt;author&gt;Spratt, Michael&lt;/author&gt;&lt;author&gt;Royston, Patrick&lt;/author&gt;&lt;author&gt;Kenward, Michael G&lt;/author&gt;&lt;author&gt;Wood, Angela M&lt;/author&gt;&lt;author&gt;Carpenter, James R&lt;/author&gt;&lt;/authors&gt;&lt;/contributors&gt;&lt;titles&gt;&lt;title&gt;Multiple imputation for missing data in epidemiological and clinical research: potential and pitfalls&lt;/title&gt;&lt;secondary-title&gt;Bmj&lt;/secondary-title&gt;&lt;/titles&gt;&lt;periodical&gt;&lt;full-title&gt;BMJ&lt;/full-title&gt;&lt;/periodical&gt;&lt;volume&gt;338&lt;/volume&gt;&lt;dates&gt;&lt;year&gt;2009&lt;/year&gt;&lt;/dates&gt;&lt;isbn&gt;0959-8138&lt;/isbn&gt;&lt;urls&gt;&lt;/urls&gt;&lt;/record&gt;&lt;/Cite&gt;&lt;Cite&gt;&lt;Author&gt;Van Buuren&lt;/Author&gt;&lt;Year&gt;2007&lt;/Year&gt;&lt;RecNum&gt;568&lt;/RecNum&gt;&lt;record&gt;&lt;rec-number&gt;568&lt;/rec-number&gt;&lt;foreign-keys&gt;&lt;key app="EN" db-id="s902f59f920vzhez5af5w99zvrfe2rd59zzt" timestamp="1599248912"&gt;568&lt;/key&gt;&lt;/foreign-keys&gt;&lt;ref-type name="Journal Article"&gt;17&lt;/ref-type&gt;&lt;contributors&gt;&lt;authors&gt;&lt;author&gt;Van Buuren, Stef&lt;/author&gt;&lt;/authors&gt;&lt;/contributors&gt;&lt;titles&gt;&lt;title&gt;Multiple imputation of discrete and continuous data by fully conditional specification&lt;/title&gt;&lt;secondary-title&gt;Statistical methods in medical research&lt;/secondary-title&gt;&lt;/titles&gt;&lt;periodical&gt;&lt;full-title&gt;Statistical methods in medical research&lt;/full-title&gt;&lt;/periodical&gt;&lt;pages&gt;219-242&lt;/pages&gt;&lt;volume&gt;16&lt;/volume&gt;&lt;number&gt;3&lt;/number&gt;&lt;dates&gt;&lt;year&gt;2007&lt;/year&gt;&lt;/dates&gt;&lt;isbn&gt;0962-2802&lt;/isbn&gt;&lt;urls&gt;&lt;/urls&gt;&lt;/record&gt;&lt;/Cite&gt;&lt;/EndNote&gt;</w:instrText>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(Sterne et al. 2009; Van Buuren 2007)</w:t>
      </w:r>
      <w:r w:rsidR="00685AB0">
        <w:rPr>
          <w:rFonts w:ascii="Calibri" w:eastAsia="等线" w:hAnsi="Calibri" w:cs="Times New Roman"/>
          <w:kern w:val="0"/>
          <w:sz w:val="22"/>
        </w:rPr>
        <w:fldChar w:fldCharType="end"/>
      </w:r>
      <w:r>
        <w:rPr>
          <w:rFonts w:ascii="Calibri" w:eastAsia="等线" w:hAnsi="Calibri" w:cs="Times New Roman"/>
          <w:kern w:val="0"/>
          <w:sz w:val="22"/>
        </w:rPr>
        <w:t>. To allow for comparison between different air pollutants,</w:t>
      </w:r>
      <w:r w:rsidRPr="00F11E81">
        <w:rPr>
          <w:rFonts w:ascii="Calibri" w:eastAsia="等线" w:hAnsi="Calibri" w:cs="Times New Roman"/>
          <w:kern w:val="0"/>
          <w:sz w:val="22"/>
        </w:rPr>
        <w:t xml:space="preserve"> </w:t>
      </w:r>
      <w:r>
        <w:rPr>
          <w:rFonts w:ascii="Calibri" w:eastAsia="等线" w:hAnsi="Calibri" w:cs="Times New Roman"/>
          <w:kern w:val="0"/>
          <w:sz w:val="22"/>
        </w:rPr>
        <w:t xml:space="preserve">ORs were presented as per IQR increment. </w:t>
      </w:r>
    </w:p>
    <w:p w14:paraId="63431ADF" w14:textId="77777777" w:rsidR="00602BDA" w:rsidRDefault="00602BDA" w:rsidP="00602BDA">
      <w:pPr>
        <w:widowControl/>
        <w:spacing w:after="160" w:line="480" w:lineRule="auto"/>
        <w:rPr>
          <w:rFonts w:ascii="Calibri" w:eastAsia="等线" w:hAnsi="Calibri" w:cs="Times New Roman"/>
          <w:kern w:val="0"/>
          <w:sz w:val="22"/>
        </w:rPr>
      </w:pPr>
    </w:p>
    <w:p w14:paraId="206AD413" w14:textId="1DE21E01" w:rsidR="00602BDA" w:rsidRPr="0035146B" w:rsidRDefault="00602BDA" w:rsidP="00602BDA">
      <w:pPr>
        <w:widowControl/>
        <w:spacing w:after="160" w:line="480" w:lineRule="auto"/>
        <w:rPr>
          <w:rFonts w:ascii="Calibri" w:eastAsia="等线" w:hAnsi="Calibri" w:cs="Times New Roman"/>
          <w:kern w:val="0"/>
          <w:sz w:val="22"/>
        </w:rPr>
        <w:sectPr w:rsidR="00602BDA" w:rsidRPr="0035146B" w:rsidSect="00602BDA">
          <w:pgSz w:w="11906" w:h="16838"/>
          <w:pgMar w:top="1440" w:right="1800" w:bottom="1440" w:left="1800" w:header="851" w:footer="992" w:gutter="0"/>
          <w:lnNumType w:countBy="1" w:restart="continuous"/>
          <w:cols w:space="425"/>
          <w:docGrid w:type="lines" w:linePitch="312"/>
        </w:sectPr>
      </w:pPr>
      <w:r w:rsidRPr="00F11E81">
        <w:rPr>
          <w:rFonts w:ascii="Calibri" w:eastAsia="等线" w:hAnsi="Calibri" w:cs="Times New Roman"/>
          <w:kern w:val="0"/>
          <w:sz w:val="22"/>
        </w:rPr>
        <w:lastRenderedPageBreak/>
        <w:t xml:space="preserve">Two-pollutant models were </w:t>
      </w:r>
      <w:r>
        <w:rPr>
          <w:rFonts w:ascii="Calibri" w:eastAsia="等线" w:hAnsi="Calibri" w:cs="Times New Roman"/>
          <w:kern w:val="0"/>
          <w:sz w:val="22"/>
        </w:rPr>
        <w:t xml:space="preserve">performed </w:t>
      </w:r>
      <w:r w:rsidRPr="00F11E81">
        <w:rPr>
          <w:rFonts w:ascii="Calibri" w:eastAsia="等线" w:hAnsi="Calibri" w:cs="Times New Roman"/>
          <w:kern w:val="0"/>
          <w:sz w:val="22"/>
        </w:rPr>
        <w:t xml:space="preserve">for each </w:t>
      </w:r>
      <w:r>
        <w:rPr>
          <w:rFonts w:ascii="Calibri" w:eastAsia="等线" w:hAnsi="Calibri" w:cs="Times New Roman"/>
          <w:kern w:val="0"/>
          <w:sz w:val="22"/>
        </w:rPr>
        <w:t xml:space="preserve">air pollutant </w:t>
      </w:r>
      <w:r w:rsidRPr="00F11E81">
        <w:rPr>
          <w:rFonts w:ascii="Calibri" w:eastAsia="等线" w:hAnsi="Calibri" w:cs="Times New Roman"/>
          <w:kern w:val="0"/>
          <w:sz w:val="22"/>
        </w:rPr>
        <w:t xml:space="preserve">by </w:t>
      </w:r>
      <w:r>
        <w:rPr>
          <w:rFonts w:ascii="Calibri" w:eastAsia="等线" w:hAnsi="Calibri" w:cs="Times New Roman"/>
          <w:kern w:val="0"/>
          <w:sz w:val="22"/>
        </w:rPr>
        <w:t xml:space="preserve">additionally </w:t>
      </w:r>
      <w:r w:rsidRPr="00F11E81">
        <w:rPr>
          <w:rFonts w:ascii="Calibri" w:eastAsia="等线" w:hAnsi="Calibri" w:cs="Times New Roman"/>
          <w:kern w:val="0"/>
          <w:sz w:val="22"/>
        </w:rPr>
        <w:t>adjust</w:t>
      </w:r>
      <w:r>
        <w:rPr>
          <w:rFonts w:ascii="Calibri" w:eastAsia="等线" w:hAnsi="Calibri" w:cs="Times New Roman"/>
          <w:kern w:val="0"/>
          <w:sz w:val="22"/>
        </w:rPr>
        <w:t xml:space="preserve">ing for the other air pollutants one-by-one. </w:t>
      </w:r>
      <w:r w:rsidRPr="008B35FC">
        <w:rPr>
          <w:rFonts w:ascii="Calibri" w:eastAsia="等线" w:hAnsi="Calibri" w:cs="Times New Roman"/>
          <w:kern w:val="0"/>
          <w:sz w:val="22"/>
        </w:rPr>
        <w:t>Variation Inflation Factors (VIFs) &gt;3 was used to detect any multicollinearity problems.</w:t>
      </w:r>
      <w:r>
        <w:rPr>
          <w:rFonts w:ascii="Calibri" w:eastAsia="等线" w:hAnsi="Calibri" w:cs="Times New Roman"/>
          <w:kern w:val="0"/>
          <w:sz w:val="22"/>
        </w:rPr>
        <w:t xml:space="preserve"> </w:t>
      </w:r>
      <w:r w:rsidRPr="00F11E81">
        <w:rPr>
          <w:rFonts w:ascii="Calibri" w:eastAsia="等线" w:hAnsi="Calibri" w:cs="Times New Roman"/>
          <w:kern w:val="0"/>
          <w:sz w:val="22"/>
        </w:rPr>
        <w:t>Subgroup analysis was conducted stratif</w:t>
      </w:r>
      <w:r>
        <w:rPr>
          <w:rFonts w:ascii="Calibri" w:eastAsia="等线" w:hAnsi="Calibri" w:cs="Times New Roman"/>
          <w:kern w:val="0"/>
          <w:sz w:val="22"/>
        </w:rPr>
        <w:t>ying</w:t>
      </w:r>
      <w:r w:rsidRPr="00F11E81">
        <w:rPr>
          <w:rFonts w:ascii="Calibri" w:eastAsia="等线" w:hAnsi="Calibri" w:cs="Times New Roman"/>
          <w:kern w:val="0"/>
          <w:sz w:val="22"/>
        </w:rPr>
        <w:t xml:space="preserve"> by </w:t>
      </w:r>
      <w:r>
        <w:rPr>
          <w:rFonts w:ascii="Calibri" w:eastAsia="等线" w:hAnsi="Calibri" w:cs="Times New Roman"/>
          <w:kern w:val="0"/>
          <w:sz w:val="22"/>
        </w:rPr>
        <w:t>sex</w:t>
      </w:r>
      <w:r w:rsidRPr="00F11E81">
        <w:rPr>
          <w:rFonts w:ascii="Calibri" w:eastAsia="等线" w:hAnsi="Calibri" w:cs="Times New Roman"/>
          <w:kern w:val="0"/>
          <w:sz w:val="22"/>
        </w:rPr>
        <w:t xml:space="preserve">, smoking status to explore potential effect modification. </w:t>
      </w:r>
      <w:r w:rsidRPr="00F11E81">
        <w:rPr>
          <w:rFonts w:ascii="Calibri" w:eastAsia="等线" w:hAnsi="Calibri" w:cs="Times New Roman" w:hint="eastAsia"/>
          <w:kern w:val="0"/>
          <w:sz w:val="22"/>
        </w:rPr>
        <w:t>The</w:t>
      </w:r>
      <w:r w:rsidRPr="00F11E81">
        <w:rPr>
          <w:rFonts w:ascii="Calibri" w:eastAsia="等线" w:hAnsi="Calibri" w:cs="Times New Roman"/>
          <w:kern w:val="0"/>
          <w:sz w:val="22"/>
        </w:rPr>
        <w:t xml:space="preserve"> significance of interaction effects was assessed on the multiplicative scale.</w:t>
      </w:r>
      <w:r>
        <w:rPr>
          <w:rFonts w:ascii="Calibri" w:eastAsia="等线" w:hAnsi="Calibri" w:cs="Times New Roman"/>
          <w:kern w:val="0"/>
          <w:sz w:val="22"/>
        </w:rPr>
        <w:t xml:space="preserve"> Multinomial logistic regressions were fit for</w:t>
      </w:r>
      <w:r w:rsidRPr="00F11E81">
        <w:rPr>
          <w:rFonts w:ascii="Calibri" w:eastAsia="等线" w:hAnsi="Calibri" w:cs="Times New Roman"/>
          <w:kern w:val="0"/>
          <w:sz w:val="22"/>
        </w:rPr>
        <w:t xml:space="preserve"> site of onset (bulbar or spinal onset) and </w:t>
      </w:r>
      <w:r w:rsidRPr="00A112E7">
        <w:rPr>
          <w:rFonts w:ascii="Calibri" w:eastAsia="等线" w:hAnsi="Calibri" w:cs="Times New Roman"/>
          <w:i/>
          <w:iCs/>
          <w:kern w:val="0"/>
          <w:sz w:val="22"/>
        </w:rPr>
        <w:t>C9orf72</w:t>
      </w:r>
      <w:r>
        <w:rPr>
          <w:rFonts w:ascii="Calibri" w:eastAsia="等线" w:hAnsi="Calibri" w:cs="Times New Roman"/>
          <w:kern w:val="0"/>
          <w:sz w:val="22"/>
        </w:rPr>
        <w:t xml:space="preserve"> repeat expansion (determined by methods described elsewhere</w:t>
      </w:r>
      <w:r w:rsidR="00685AB0">
        <w:rPr>
          <w:rFonts w:ascii="Calibri" w:eastAsia="等线" w:hAnsi="Calibri" w:cs="Times New Roman"/>
          <w:kern w:val="0"/>
          <w:sz w:val="22"/>
        </w:rPr>
        <w:fldChar w:fldCharType="begin">
          <w:fldData xml:space="preserve">PEVuZE5vdGU+PENpdGU+PEF1dGhvcj5EZUplc3VzLUhlcm5hbmRlejwvQXV0aG9yPjxZZWFyPjIw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</w:fldData>
        </w:fldChar>
      </w:r>
      <w:r w:rsidR="00685AB0">
        <w:rPr>
          <w:rFonts w:ascii="Calibri" w:eastAsia="等线" w:hAnsi="Calibri" w:cs="Times New Roman"/>
          <w:kern w:val="0"/>
          <w:sz w:val="22"/>
        </w:rPr>
        <w:instrText xml:space="preserve"> ADDIN EN.CITE </w:instrText>
      </w:r>
      <w:r w:rsidR="00685AB0">
        <w:rPr>
          <w:rFonts w:ascii="Calibri" w:eastAsia="等线" w:hAnsi="Calibri" w:cs="Times New Roman"/>
          <w:kern w:val="0"/>
          <w:sz w:val="22"/>
        </w:rPr>
        <w:fldChar w:fldCharType="begin">
          <w:fldData xml:space="preserve">PEVuZE5vdGU+PENpdGU+PEF1dGhvcj5EZUplc3VzLUhlcm5hbmRlejwvQXV0aG9yPjxZZWFyPjIw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</w:fldData>
        </w:fldChar>
      </w:r>
      <w:r w:rsidR="00685AB0">
        <w:rPr>
          <w:rFonts w:ascii="Calibri" w:eastAsia="等线" w:hAnsi="Calibri" w:cs="Times New Roman"/>
          <w:kern w:val="0"/>
          <w:sz w:val="22"/>
        </w:rPr>
        <w:instrText xml:space="preserve"> ADDIN EN.CITE.DATA </w:instrText>
      </w:r>
      <w:r w:rsidR="00685AB0">
        <w:rPr>
          <w:rFonts w:ascii="Calibri" w:eastAsia="等线" w:hAnsi="Calibri" w:cs="Times New Roman"/>
          <w:kern w:val="0"/>
          <w:sz w:val="22"/>
        </w:rPr>
      </w:r>
      <w:r w:rsidR="00685AB0">
        <w:rPr>
          <w:rFonts w:ascii="Calibri" w:eastAsia="等线" w:hAnsi="Calibri" w:cs="Times New Roman"/>
          <w:kern w:val="0"/>
          <w:sz w:val="22"/>
        </w:rPr>
        <w:fldChar w:fldCharType="end"/>
      </w:r>
      <w:r w:rsidR="00685AB0">
        <w:rPr>
          <w:rFonts w:ascii="Calibri" w:eastAsia="等线" w:hAnsi="Calibri" w:cs="Times New Roman"/>
          <w:kern w:val="0"/>
          <w:sz w:val="22"/>
        </w:rPr>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(DeJesus-Hernandez et al. 2011; Renton et al. 2011)</w:t>
      </w:r>
      <w:r w:rsidR="00685AB0">
        <w:rPr>
          <w:rFonts w:ascii="Calibri" w:eastAsia="等线" w:hAnsi="Calibri" w:cs="Times New Roman"/>
          <w:kern w:val="0"/>
          <w:sz w:val="22"/>
        </w:rPr>
        <w:fldChar w:fldCharType="end"/>
      </w:r>
      <w:r>
        <w:rPr>
          <w:rFonts w:ascii="Calibri" w:eastAsia="等线" w:hAnsi="Calibri" w:cs="Times New Roman"/>
          <w:kern w:val="0"/>
          <w:sz w:val="22"/>
        </w:rPr>
        <w:t xml:space="preserve"> to see whether there was any difference in effect between these groups. </w:t>
      </w:r>
      <w:r w:rsidRPr="00F11E81">
        <w:rPr>
          <w:rFonts w:ascii="Calibri" w:eastAsia="等线" w:hAnsi="Calibri" w:cs="Times New Roman"/>
          <w:kern w:val="0"/>
          <w:sz w:val="22"/>
        </w:rPr>
        <w:t xml:space="preserve">We also performed several sensitivity analyses. First, </w:t>
      </w:r>
      <w:r>
        <w:rPr>
          <w:rFonts w:ascii="Calibri" w:eastAsia="等线" w:hAnsi="Calibri" w:cs="Times New Roman"/>
          <w:kern w:val="0"/>
          <w:sz w:val="22"/>
        </w:rPr>
        <w:t xml:space="preserve">we additionally adjusted for the region of urban/rural in the main model to further control for possible differences in lifestyle and other environmental factors. Second, </w:t>
      </w:r>
      <w:r w:rsidRPr="00F11E81">
        <w:rPr>
          <w:rFonts w:ascii="Calibri" w:eastAsia="等线" w:hAnsi="Calibri" w:cs="Times New Roman"/>
          <w:kern w:val="0"/>
          <w:sz w:val="22"/>
        </w:rPr>
        <w:t xml:space="preserve">we restricted the analyses to participants with complete confounder data </w:t>
      </w:r>
      <w:r>
        <w:rPr>
          <w:rFonts w:ascii="Calibri" w:eastAsia="等线" w:hAnsi="Calibri" w:cs="Times New Roman"/>
          <w:kern w:val="0"/>
          <w:sz w:val="22"/>
        </w:rPr>
        <w:t>(</w:t>
      </w:r>
      <w:r w:rsidRPr="00985B02">
        <w:rPr>
          <w:rFonts w:ascii="Calibri" w:eastAsia="等线" w:hAnsi="Calibri" w:cs="Times New Roman"/>
          <w:i/>
          <w:iCs/>
          <w:kern w:val="0"/>
          <w:sz w:val="22"/>
        </w:rPr>
        <w:t>i.e.</w:t>
      </w:r>
      <w:r>
        <w:rPr>
          <w:rFonts w:ascii="Calibri" w:eastAsia="等线" w:hAnsi="Calibri" w:cs="Times New Roman"/>
          <w:kern w:val="0"/>
          <w:sz w:val="22"/>
        </w:rPr>
        <w:t xml:space="preserve"> complete case set) </w:t>
      </w:r>
      <w:r w:rsidRPr="00F11E81">
        <w:rPr>
          <w:rFonts w:ascii="Calibri" w:eastAsia="等线" w:hAnsi="Calibri" w:cs="Times New Roman"/>
          <w:kern w:val="0"/>
          <w:sz w:val="22"/>
        </w:rPr>
        <w:t xml:space="preserve">to exclude the effect of imputation. </w:t>
      </w:r>
      <w:r>
        <w:rPr>
          <w:rFonts w:ascii="Calibri" w:eastAsia="等线" w:hAnsi="Calibri" w:cs="Times New Roman"/>
          <w:kern w:val="0"/>
          <w:sz w:val="22"/>
        </w:rPr>
        <w:t>Third</w:t>
      </w:r>
      <w:r w:rsidRPr="00F11E81">
        <w:rPr>
          <w:rFonts w:ascii="Calibri" w:eastAsia="等线" w:hAnsi="Calibri" w:cs="Times New Roman"/>
          <w:kern w:val="0"/>
          <w:sz w:val="22"/>
        </w:rPr>
        <w:t xml:space="preserve">, we </w:t>
      </w:r>
      <w:r>
        <w:rPr>
          <w:rFonts w:ascii="Calibri" w:eastAsia="等线" w:hAnsi="Calibri" w:cs="Times New Roman"/>
          <w:kern w:val="0"/>
          <w:sz w:val="22"/>
        </w:rPr>
        <w:t xml:space="preserve">performed </w:t>
      </w:r>
      <w:r w:rsidRPr="00F11E81">
        <w:rPr>
          <w:rFonts w:ascii="Calibri" w:eastAsia="等线" w:hAnsi="Calibri" w:cs="Times New Roman" w:hint="eastAsia"/>
          <w:kern w:val="0"/>
          <w:sz w:val="22"/>
        </w:rPr>
        <w:t>a</w:t>
      </w:r>
      <w:r w:rsidRPr="00F11E81">
        <w:rPr>
          <w:rFonts w:ascii="Calibri" w:eastAsia="等线" w:hAnsi="Calibri" w:cs="Times New Roman"/>
          <w:kern w:val="0"/>
          <w:sz w:val="22"/>
        </w:rPr>
        <w:t xml:space="preserve"> post-hoc matching based on </w:t>
      </w:r>
      <w:r>
        <w:rPr>
          <w:rFonts w:ascii="Calibri" w:eastAsia="等线" w:hAnsi="Calibri" w:cs="Times New Roman"/>
          <w:kern w:val="0"/>
          <w:sz w:val="22"/>
        </w:rPr>
        <w:t>sex</w:t>
      </w:r>
      <w:r w:rsidRPr="00F11E81">
        <w:rPr>
          <w:rFonts w:ascii="Calibri" w:eastAsia="等线" w:hAnsi="Calibri" w:cs="Times New Roman"/>
          <w:kern w:val="0"/>
          <w:sz w:val="22"/>
        </w:rPr>
        <w:t>, age (</w:t>
      </w:r>
      <w:r w:rsidRPr="00F11E81">
        <w:rPr>
          <w:rFonts w:ascii="Calibri" w:eastAsia="等线" w:hAnsi="Calibri" w:cs="Calibri"/>
          <w:kern w:val="0"/>
          <w:sz w:val="22"/>
        </w:rPr>
        <w:t>±</w:t>
      </w:r>
      <w:r w:rsidRPr="00F11E81">
        <w:rPr>
          <w:rFonts w:ascii="Calibri" w:eastAsia="等线" w:hAnsi="Calibri" w:cs="Times New Roman" w:hint="eastAsia"/>
          <w:kern w:val="0"/>
          <w:sz w:val="22"/>
        </w:rPr>
        <w:t>5</w:t>
      </w:r>
      <w:r w:rsidRPr="00F11E81">
        <w:rPr>
          <w:rFonts w:ascii="Calibri" w:eastAsia="等线" w:hAnsi="Calibri" w:cs="Times New Roman"/>
          <w:kern w:val="0"/>
          <w:sz w:val="22"/>
        </w:rPr>
        <w:t xml:space="preserve"> years)</w:t>
      </w:r>
      <w:r>
        <w:rPr>
          <w:rFonts w:ascii="Calibri" w:eastAsia="等线" w:hAnsi="Calibri" w:cs="Times New Roman"/>
          <w:kern w:val="0"/>
          <w:sz w:val="22"/>
        </w:rPr>
        <w:t>,</w:t>
      </w:r>
      <w:r w:rsidRPr="00F11E81">
        <w:rPr>
          <w:rFonts w:ascii="Calibri" w:eastAsia="等线" w:hAnsi="Calibri" w:cs="Times New Roman"/>
          <w:kern w:val="0"/>
          <w:sz w:val="22"/>
        </w:rPr>
        <w:t xml:space="preserve"> and year of enrollment (</w:t>
      </w:r>
      <w:r w:rsidRPr="00F11E81">
        <w:rPr>
          <w:rFonts w:ascii="Calibri" w:eastAsia="等线" w:hAnsi="Calibri" w:cs="Calibri"/>
          <w:kern w:val="0"/>
          <w:sz w:val="22"/>
        </w:rPr>
        <w:t>±</w:t>
      </w:r>
      <w:r w:rsidRPr="00F11E81">
        <w:rPr>
          <w:rFonts w:ascii="Calibri" w:eastAsia="等线" w:hAnsi="Calibri" w:cs="Times New Roman"/>
          <w:kern w:val="0"/>
          <w:sz w:val="22"/>
        </w:rPr>
        <w:t xml:space="preserve">1 year) and applied conditional logistic regression </w:t>
      </w:r>
      <w:r>
        <w:rPr>
          <w:rFonts w:ascii="Calibri" w:eastAsia="等线" w:hAnsi="Calibri" w:cs="Times New Roman"/>
          <w:kern w:val="0"/>
          <w:sz w:val="22"/>
        </w:rPr>
        <w:t>to</w:t>
      </w:r>
      <w:r w:rsidRPr="00F11E81">
        <w:rPr>
          <w:rFonts w:ascii="Calibri" w:eastAsia="等线" w:hAnsi="Calibri" w:cs="Times New Roman"/>
          <w:kern w:val="0"/>
          <w:sz w:val="22"/>
        </w:rPr>
        <w:t xml:space="preserve"> the</w:t>
      </w:r>
      <w:r>
        <w:rPr>
          <w:rFonts w:ascii="Calibri" w:eastAsia="等线" w:hAnsi="Calibri" w:cs="Times New Roman"/>
          <w:kern w:val="0"/>
          <w:sz w:val="22"/>
        </w:rPr>
        <w:t>se</w:t>
      </w:r>
      <w:r w:rsidRPr="00F11E81">
        <w:rPr>
          <w:rFonts w:ascii="Calibri" w:eastAsia="等线" w:hAnsi="Calibri" w:cs="Times New Roman"/>
          <w:kern w:val="0"/>
          <w:sz w:val="22"/>
        </w:rPr>
        <w:t xml:space="preserve"> individual-matched data.</w:t>
      </w:r>
      <w:r>
        <w:rPr>
          <w:rFonts w:ascii="Calibri" w:eastAsia="等线" w:hAnsi="Calibri" w:cs="Times New Roman"/>
          <w:kern w:val="0"/>
          <w:sz w:val="22"/>
        </w:rPr>
        <w:t xml:space="preserve"> We further excluded cases diagnosed as possible ALS (and corresponding controls) in the post-hoc matched dataset to assess the possible influence from the certainty of the diagnosis. Fourth</w:t>
      </w:r>
      <w:r w:rsidRPr="00F11E81">
        <w:rPr>
          <w:rFonts w:ascii="Calibri" w:eastAsia="等线" w:hAnsi="Calibri" w:cs="Times New Roman"/>
          <w:kern w:val="0"/>
          <w:sz w:val="22"/>
        </w:rPr>
        <w:t xml:space="preserve">, we restricted the analyses to participants who had not moved during </w:t>
      </w:r>
      <w:r w:rsidRPr="00F914D6">
        <w:rPr>
          <w:rFonts w:ascii="Calibri" w:eastAsia="等线" w:hAnsi="Calibri" w:cs="Times New Roman"/>
          <w:kern w:val="0"/>
          <w:sz w:val="22"/>
        </w:rPr>
        <w:t>one year or five years</w:t>
      </w:r>
      <w:r w:rsidRPr="00F11E81">
        <w:rPr>
          <w:rFonts w:ascii="Calibri" w:eastAsia="等线" w:hAnsi="Calibri" w:cs="Times New Roman"/>
          <w:kern w:val="0"/>
          <w:sz w:val="22"/>
        </w:rPr>
        <w:t xml:space="preserve"> </w:t>
      </w:r>
      <w:r>
        <w:rPr>
          <w:rFonts w:ascii="Calibri" w:eastAsia="等线" w:hAnsi="Calibri" w:cs="Times New Roman"/>
          <w:kern w:val="0"/>
          <w:sz w:val="22"/>
        </w:rPr>
        <w:t xml:space="preserve">prior </w:t>
      </w:r>
      <w:r w:rsidRPr="00F11E81">
        <w:rPr>
          <w:rFonts w:ascii="Calibri" w:eastAsia="等线" w:hAnsi="Calibri" w:cs="Times New Roman"/>
          <w:kern w:val="0"/>
          <w:sz w:val="22"/>
        </w:rPr>
        <w:t>to the enrollment date (date of diagnosis for cases and date of recruitment for controls) to exclude the possibility of reverse causation (</w:t>
      </w:r>
      <w:r>
        <w:rPr>
          <w:rFonts w:ascii="Calibri" w:eastAsia="等线" w:hAnsi="Calibri" w:cs="Times New Roman"/>
          <w:kern w:val="0"/>
          <w:sz w:val="22"/>
        </w:rPr>
        <w:t xml:space="preserve">e.g. </w:t>
      </w:r>
      <w:r w:rsidRPr="00F11E81">
        <w:rPr>
          <w:rFonts w:ascii="Calibri" w:eastAsia="等线" w:hAnsi="Calibri" w:cs="Times New Roman"/>
          <w:kern w:val="0"/>
          <w:sz w:val="22"/>
        </w:rPr>
        <w:t>patients mov</w:t>
      </w:r>
      <w:r>
        <w:rPr>
          <w:rFonts w:ascii="Calibri" w:eastAsia="等线" w:hAnsi="Calibri" w:cs="Times New Roman"/>
          <w:kern w:val="0"/>
          <w:sz w:val="22"/>
        </w:rPr>
        <w:t>ing</w:t>
      </w:r>
      <w:r w:rsidRPr="00F11E81">
        <w:rPr>
          <w:rFonts w:ascii="Calibri" w:eastAsia="等线" w:hAnsi="Calibri" w:cs="Times New Roman"/>
          <w:kern w:val="0"/>
          <w:sz w:val="22"/>
        </w:rPr>
        <w:t xml:space="preserve"> closer to medical centers where traffic-related pollution levels are generally higher</w:t>
      </w:r>
      <w:r>
        <w:rPr>
          <w:rFonts w:ascii="Calibri" w:eastAsia="等线" w:hAnsi="Calibri" w:cs="Times New Roman"/>
          <w:kern w:val="0"/>
          <w:sz w:val="22"/>
        </w:rPr>
        <w:t>).</w:t>
      </w:r>
      <w:r w:rsidR="001D7C05">
        <w:rPr>
          <w:rFonts w:ascii="Calibri" w:eastAsia="等线" w:hAnsi="Calibri" w:cs="Times New Roman"/>
          <w:kern w:val="0"/>
          <w:sz w:val="22"/>
        </w:rPr>
        <w:t xml:space="preserve"> </w:t>
      </w:r>
      <w:ins w:id="3" w:author="Zhebin Yu" w:date="2021-04-26T14:29:00Z">
        <w:r w:rsidR="001D7C05">
          <w:rPr>
            <w:rFonts w:ascii="Calibri" w:eastAsia="等线" w:hAnsi="Calibri" w:cs="Times New Roman"/>
            <w:kern w:val="0"/>
            <w:sz w:val="22"/>
          </w:rPr>
          <w:t>Fifth, we conducted a mixed-effect logistic regression assigning the municipality as the r</w:t>
        </w:r>
      </w:ins>
      <w:ins w:id="4" w:author="Zhebin Yu" w:date="2021-04-26T14:30:00Z">
        <w:r w:rsidR="001D7C05">
          <w:rPr>
            <w:rFonts w:ascii="Calibri" w:eastAsia="等线" w:hAnsi="Calibri" w:cs="Times New Roman"/>
            <w:kern w:val="0"/>
            <w:sz w:val="22"/>
          </w:rPr>
          <w:t>andom intercept to correct for potential local residual confo</w:t>
        </w:r>
      </w:ins>
      <w:ins w:id="5" w:author="Peters, S.M. (Susan)" w:date="2021-05-07T19:53:00Z">
        <w:r w:rsidR="00255E30">
          <w:rPr>
            <w:rFonts w:ascii="Calibri" w:eastAsia="等线" w:hAnsi="Calibri" w:cs="Times New Roman"/>
            <w:kern w:val="0"/>
            <w:sz w:val="22"/>
          </w:rPr>
          <w:t>u</w:t>
        </w:r>
      </w:ins>
      <w:ins w:id="6" w:author="Zhebin Yu" w:date="2021-04-26T14:30:00Z">
        <w:r w:rsidR="001D7C05">
          <w:rPr>
            <w:rFonts w:ascii="Calibri" w:eastAsia="等线" w:hAnsi="Calibri" w:cs="Times New Roman"/>
            <w:kern w:val="0"/>
            <w:sz w:val="22"/>
          </w:rPr>
          <w:t>nding</w:t>
        </w:r>
        <w:del w:id="7" w:author="Peters, S.M. (Susan)" w:date="2021-05-07T19:53:00Z">
          <w:r w:rsidR="001D7C05" w:rsidDel="00255E30">
            <w:rPr>
              <w:rFonts w:ascii="Calibri" w:eastAsia="等线" w:hAnsi="Calibri" w:cs="Times New Roman"/>
              <w:kern w:val="0"/>
              <w:sz w:val="22"/>
            </w:rPr>
            <w:delText>s</w:delText>
          </w:r>
        </w:del>
        <w:r w:rsidR="001D7C05">
          <w:rPr>
            <w:rFonts w:ascii="Calibri" w:eastAsia="等线" w:hAnsi="Calibri" w:cs="Times New Roman"/>
            <w:kern w:val="0"/>
            <w:sz w:val="22"/>
          </w:rPr>
          <w:t>.</w:t>
        </w:r>
      </w:ins>
      <w:r>
        <w:rPr>
          <w:rFonts w:ascii="Calibri" w:eastAsia="等线" w:hAnsi="Calibri" w:cs="Times New Roman"/>
          <w:kern w:val="0"/>
          <w:sz w:val="22"/>
        </w:rPr>
        <w:t xml:space="preserve"> </w:t>
      </w:r>
      <w:r w:rsidRPr="00F11E81">
        <w:rPr>
          <w:rFonts w:ascii="Calibri" w:eastAsia="等线" w:hAnsi="Calibri" w:cs="Times New Roman"/>
          <w:kern w:val="0"/>
          <w:sz w:val="22"/>
        </w:rPr>
        <w:t xml:space="preserve">All analyses were </w:t>
      </w:r>
      <w:r w:rsidRPr="00F11E81">
        <w:rPr>
          <w:rFonts w:ascii="Calibri" w:eastAsia="等线" w:hAnsi="Calibri" w:cs="Times New Roman"/>
          <w:kern w:val="0"/>
          <w:sz w:val="22"/>
        </w:rPr>
        <w:lastRenderedPageBreak/>
        <w:t>performed within R</w:t>
      </w:r>
      <w:r>
        <w:rPr>
          <w:rFonts w:ascii="Calibri" w:eastAsia="等线" w:hAnsi="Calibri" w:cs="Times New Roman"/>
          <w:kern w:val="0"/>
          <w:sz w:val="22"/>
        </w:rPr>
        <w:t xml:space="preserve"> (version 3.6.1)</w:t>
      </w:r>
      <w:r w:rsidRPr="00F11E81">
        <w:rPr>
          <w:rFonts w:ascii="Calibri" w:eastAsia="等线" w:hAnsi="Calibri" w:cs="Times New Roman"/>
          <w:kern w:val="0"/>
          <w:sz w:val="22"/>
        </w:rPr>
        <w:t xml:space="preserve"> and two-sided P-value less than 0.05 was considered statistically significant.</w:t>
      </w:r>
    </w:p>
    <w:p w14:paraId="4805182B" w14:textId="41C41027" w:rsidR="002D7CA6" w:rsidRPr="002D7CA6" w:rsidRDefault="00602BDA" w:rsidP="002D7CA6">
      <w:pPr>
        <w:widowControl/>
        <w:spacing w:after="160" w:line="259" w:lineRule="auto"/>
        <w:jc w:val="left"/>
        <w:rPr>
          <w:rFonts w:ascii="Calibri" w:eastAsia="等线" w:hAnsi="Calibri" w:cs="Times New Roman"/>
          <w:kern w:val="0"/>
          <w:sz w:val="22"/>
        </w:rPr>
      </w:pPr>
      <w:r>
        <w:rPr>
          <w:rFonts w:ascii="Calibri" w:eastAsia="等线" w:hAnsi="Calibri" w:cs="Times New Roman" w:hint="eastAsia"/>
          <w:b/>
          <w:bCs/>
          <w:kern w:val="0"/>
          <w:sz w:val="22"/>
        </w:rPr>
        <w:lastRenderedPageBreak/>
        <w:t>T</w:t>
      </w:r>
      <w:r w:rsidR="002D7CA6" w:rsidRPr="002D7CA6">
        <w:rPr>
          <w:rFonts w:ascii="Calibri" w:eastAsia="等线" w:hAnsi="Calibri" w:cs="Times New Roman"/>
          <w:b/>
          <w:bCs/>
          <w:kern w:val="0"/>
          <w:sz w:val="22"/>
        </w:rPr>
        <w:t xml:space="preserve">able </w:t>
      </w:r>
      <w:r w:rsidR="00332F97">
        <w:rPr>
          <w:rFonts w:ascii="Calibri" w:eastAsia="等线" w:hAnsi="Calibri" w:cs="Times New Roman"/>
          <w:b/>
          <w:bCs/>
          <w:kern w:val="0"/>
          <w:sz w:val="22"/>
        </w:rPr>
        <w:t>S</w:t>
      </w:r>
      <w:r w:rsidR="002D7CA6" w:rsidRPr="002D7CA6">
        <w:rPr>
          <w:rFonts w:ascii="Calibri" w:eastAsia="等线" w:hAnsi="Calibri" w:cs="Times New Roman"/>
          <w:b/>
          <w:bCs/>
          <w:kern w:val="0"/>
          <w:sz w:val="22"/>
        </w:rPr>
        <w:t>1</w:t>
      </w:r>
      <w:r w:rsidR="002D7CA6" w:rsidRPr="002D7CA6">
        <w:rPr>
          <w:rFonts w:ascii="Calibri" w:eastAsia="等线" w:hAnsi="Calibri" w:cs="Times New Roman"/>
          <w:kern w:val="0"/>
          <w:sz w:val="22"/>
        </w:rPr>
        <w:t xml:space="preserve"> LUR model performances for PM, NO</w:t>
      </w:r>
      <w:r w:rsidR="002D7CA6" w:rsidRPr="002D7CA6">
        <w:rPr>
          <w:rFonts w:ascii="Calibri" w:eastAsia="等线" w:hAnsi="Calibri" w:cs="Times New Roman"/>
          <w:kern w:val="0"/>
          <w:sz w:val="22"/>
          <w:vertAlign w:val="subscript"/>
        </w:rPr>
        <w:t>2</w:t>
      </w:r>
      <w:r w:rsidR="002D7CA6" w:rsidRPr="002D7CA6">
        <w:rPr>
          <w:rFonts w:ascii="Calibri" w:eastAsia="等线" w:hAnsi="Calibri" w:cs="Times New Roman"/>
          <w:kern w:val="0"/>
          <w:sz w:val="22"/>
        </w:rPr>
        <w:t>, NO</w:t>
      </w:r>
      <w:r w:rsidR="002D7CA6" w:rsidRPr="002D7CA6">
        <w:rPr>
          <w:rFonts w:ascii="Calibri" w:eastAsia="等线" w:hAnsi="Calibri" w:cs="Times New Roman"/>
          <w:kern w:val="0"/>
          <w:sz w:val="22"/>
          <w:vertAlign w:val="subscript"/>
        </w:rPr>
        <w:t>x</w:t>
      </w:r>
      <w:r w:rsidR="002D7CA6" w:rsidRPr="002D7CA6">
        <w:rPr>
          <w:rFonts w:ascii="Calibri" w:eastAsia="等线" w:hAnsi="Calibri" w:cs="Times New Roman"/>
          <w:kern w:val="0"/>
          <w:sz w:val="22"/>
        </w:rPr>
        <w:t>, PM elemental constituents</w:t>
      </w:r>
      <w:r w:rsidR="00355639">
        <w:rPr>
          <w:rFonts w:ascii="Calibri" w:eastAsia="等线" w:hAnsi="Calibri" w:cs="Times New Roman"/>
          <w:kern w:val="0"/>
          <w:sz w:val="22"/>
        </w:rPr>
        <w:t>,</w:t>
      </w:r>
      <w:r w:rsidR="002D7CA6" w:rsidRPr="002D7CA6">
        <w:rPr>
          <w:rFonts w:ascii="Calibri" w:eastAsia="等线" w:hAnsi="Calibri" w:cs="Times New Roman"/>
          <w:kern w:val="0"/>
          <w:sz w:val="22"/>
        </w:rPr>
        <w:t xml:space="preserve"> oxidative potentials</w:t>
      </w:r>
      <w:r w:rsidR="00355639">
        <w:rPr>
          <w:rFonts w:ascii="Calibri" w:eastAsia="等线" w:hAnsi="Calibri" w:cs="Times New Roman"/>
          <w:kern w:val="0"/>
          <w:sz w:val="22"/>
        </w:rPr>
        <w:t xml:space="preserve"> and UFPs</w:t>
      </w:r>
    </w:p>
    <w:tbl>
      <w:tblPr>
        <w:tblStyle w:val="a7"/>
        <w:tblW w:w="5000" w:type="pct"/>
        <w:jc w:val="center"/>
        <w:tblLayout w:type="fixed"/>
        <w:tblLook w:val="04A0" w:firstRow="1" w:lastRow="0" w:firstColumn="1" w:lastColumn="0" w:noHBand="0" w:noVBand="1"/>
      </w:tblPr>
      <w:tblGrid>
        <w:gridCol w:w="1359"/>
        <w:gridCol w:w="7504"/>
        <w:gridCol w:w="608"/>
        <w:gridCol w:w="842"/>
        <w:gridCol w:w="882"/>
        <w:gridCol w:w="1202"/>
        <w:gridCol w:w="1551"/>
      </w:tblGrid>
      <w:tr w:rsidR="002D7CA6" w:rsidRPr="002D7CA6" w14:paraId="36DA7016" w14:textId="77777777" w:rsidTr="00000AF0">
        <w:trPr>
          <w:jc w:val="center"/>
        </w:trPr>
        <w:tc>
          <w:tcPr>
            <w:tcW w:w="487" w:type="pct"/>
          </w:tcPr>
          <w:p w14:paraId="067D056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Components</w:t>
            </w:r>
          </w:p>
        </w:tc>
        <w:tc>
          <w:tcPr>
            <w:tcW w:w="2690" w:type="pct"/>
          </w:tcPr>
          <w:p w14:paraId="0545542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LUR model</w:t>
            </w:r>
          </w:p>
        </w:tc>
        <w:tc>
          <w:tcPr>
            <w:tcW w:w="218" w:type="pct"/>
          </w:tcPr>
          <w:p w14:paraId="4FBB23A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R</w:t>
            </w:r>
            <w:r w:rsidRPr="002D7CA6">
              <w:rPr>
                <w:rFonts w:ascii="Calibri" w:eastAsia="等线" w:hAnsi="Calibri" w:cs="Times New Roman"/>
                <w:vertAlign w:val="superscript"/>
              </w:rPr>
              <w:t>2</w:t>
            </w:r>
          </w:p>
        </w:tc>
        <w:tc>
          <w:tcPr>
            <w:tcW w:w="302" w:type="pct"/>
          </w:tcPr>
          <w:p w14:paraId="5954A22D"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R</w:t>
            </w:r>
            <w:r w:rsidRPr="002D7CA6">
              <w:rPr>
                <w:rFonts w:ascii="Calibri" w:eastAsia="等线" w:hAnsi="Calibri" w:cs="Times New Roman"/>
                <w:vertAlign w:val="superscript"/>
              </w:rPr>
              <w:t>2</w:t>
            </w:r>
            <w:r w:rsidRPr="002D7CA6">
              <w:rPr>
                <w:rFonts w:ascii="Calibri" w:eastAsia="等线" w:hAnsi="Calibri" w:cs="Times New Roman"/>
              </w:rPr>
              <w:t xml:space="preserve"> LOOCV</w:t>
            </w:r>
          </w:p>
        </w:tc>
        <w:tc>
          <w:tcPr>
            <w:tcW w:w="316" w:type="pct"/>
          </w:tcPr>
          <w:p w14:paraId="1EDE7BA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Number of sites</w:t>
            </w:r>
          </w:p>
        </w:tc>
        <w:tc>
          <w:tcPr>
            <w:tcW w:w="431" w:type="pct"/>
          </w:tcPr>
          <w:p w14:paraId="58399CD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 xml:space="preserve">Mean Conc [range] </w:t>
            </w:r>
          </w:p>
        </w:tc>
        <w:tc>
          <w:tcPr>
            <w:tcW w:w="556" w:type="pct"/>
          </w:tcPr>
          <w:p w14:paraId="3541C2C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Source</w:t>
            </w:r>
          </w:p>
        </w:tc>
      </w:tr>
      <w:tr w:rsidR="002D7CA6" w:rsidRPr="002D7CA6" w14:paraId="4B656A43" w14:textId="77777777" w:rsidTr="00000AF0">
        <w:trPr>
          <w:jc w:val="center"/>
        </w:trPr>
        <w:tc>
          <w:tcPr>
            <w:tcW w:w="487" w:type="pct"/>
          </w:tcPr>
          <w:p w14:paraId="750AD86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PM10</w:t>
            </w:r>
          </w:p>
        </w:tc>
        <w:tc>
          <w:tcPr>
            <w:tcW w:w="2690" w:type="pct"/>
          </w:tcPr>
          <w:p w14:paraId="3C1BD9A7"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23.71 + 2.16E-8*TRAFMAJORLOAD_500 + 6.68E-6*POP_5000 + 0.02*MAJORROADLENGTH_50</w:t>
            </w:r>
          </w:p>
        </w:tc>
        <w:tc>
          <w:tcPr>
            <w:tcW w:w="218" w:type="pct"/>
          </w:tcPr>
          <w:p w14:paraId="1379C26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0.68</w:t>
            </w:r>
          </w:p>
        </w:tc>
        <w:tc>
          <w:tcPr>
            <w:tcW w:w="302" w:type="pct"/>
          </w:tcPr>
          <w:p w14:paraId="412377A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0.60</w:t>
            </w:r>
          </w:p>
        </w:tc>
        <w:tc>
          <w:tcPr>
            <w:tcW w:w="316" w:type="pct"/>
          </w:tcPr>
          <w:p w14:paraId="08B22F2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36C73A0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27.1[21.9-37.0]</w:t>
            </w:r>
          </w:p>
        </w:tc>
        <w:tc>
          <w:tcPr>
            <w:tcW w:w="556" w:type="pct"/>
          </w:tcPr>
          <w:p w14:paraId="14097F4D"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Eeftens et al, 2012</w:t>
            </w:r>
          </w:p>
        </w:tc>
      </w:tr>
      <w:tr w:rsidR="002D7CA6" w:rsidRPr="002D7CA6" w14:paraId="3CF87628" w14:textId="77777777" w:rsidTr="00000AF0">
        <w:trPr>
          <w:jc w:val="center"/>
        </w:trPr>
        <w:tc>
          <w:tcPr>
            <w:tcW w:w="487" w:type="pct"/>
          </w:tcPr>
          <w:p w14:paraId="0CAA7C8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PMcoarse</w:t>
            </w:r>
          </w:p>
        </w:tc>
        <w:tc>
          <w:tcPr>
            <w:tcW w:w="2690" w:type="pct"/>
          </w:tcPr>
          <w:p w14:paraId="03775DD9"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7.59 + 5.02×10−9×TRAFLOAD_1000 + 1.38×10−7*PORT_5000 + 5.38×10−5×TRAFNEAR</w:t>
            </w:r>
          </w:p>
        </w:tc>
        <w:tc>
          <w:tcPr>
            <w:tcW w:w="218" w:type="pct"/>
          </w:tcPr>
          <w:p w14:paraId="1558006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0.51</w:t>
            </w:r>
          </w:p>
        </w:tc>
        <w:tc>
          <w:tcPr>
            <w:tcW w:w="302" w:type="pct"/>
          </w:tcPr>
          <w:p w14:paraId="6C1486EC"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0.38</w:t>
            </w:r>
          </w:p>
        </w:tc>
        <w:tc>
          <w:tcPr>
            <w:tcW w:w="316" w:type="pct"/>
          </w:tcPr>
          <w:p w14:paraId="6A88F03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227437C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9.3[6.4-15.0]</w:t>
            </w:r>
          </w:p>
        </w:tc>
        <w:tc>
          <w:tcPr>
            <w:tcW w:w="556" w:type="pct"/>
          </w:tcPr>
          <w:p w14:paraId="5F8CF0A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Eeftens et al, 2012</w:t>
            </w:r>
          </w:p>
        </w:tc>
      </w:tr>
      <w:tr w:rsidR="002D7CA6" w:rsidRPr="002D7CA6" w14:paraId="5C44AEA7" w14:textId="77777777" w:rsidTr="00000AF0">
        <w:trPr>
          <w:jc w:val="center"/>
        </w:trPr>
        <w:tc>
          <w:tcPr>
            <w:tcW w:w="487" w:type="pct"/>
          </w:tcPr>
          <w:p w14:paraId="22D9A75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PM2.5</w:t>
            </w:r>
          </w:p>
        </w:tc>
        <w:tc>
          <w:tcPr>
            <w:tcW w:w="2690" w:type="pct"/>
          </w:tcPr>
          <w:p w14:paraId="12F4662E"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9.46 + 0.42×REGIONALESTIMATE + 0.01×MAJORROADLENGTH_50 + 2.28×10−9×TRAFMAJORLOAD_1000</w:t>
            </w:r>
          </w:p>
        </w:tc>
        <w:tc>
          <w:tcPr>
            <w:tcW w:w="218" w:type="pct"/>
          </w:tcPr>
          <w:p w14:paraId="4500BC7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0.67</w:t>
            </w:r>
          </w:p>
        </w:tc>
        <w:tc>
          <w:tcPr>
            <w:tcW w:w="302" w:type="pct"/>
          </w:tcPr>
          <w:p w14:paraId="484A0AB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0.61</w:t>
            </w:r>
          </w:p>
        </w:tc>
        <w:tc>
          <w:tcPr>
            <w:tcW w:w="316" w:type="pct"/>
          </w:tcPr>
          <w:p w14:paraId="5B89521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3E1F06C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17.7[12.7-21.5]</w:t>
            </w:r>
          </w:p>
        </w:tc>
        <w:tc>
          <w:tcPr>
            <w:tcW w:w="556" w:type="pct"/>
          </w:tcPr>
          <w:p w14:paraId="4753287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Eeftens et al, 2012</w:t>
            </w:r>
          </w:p>
        </w:tc>
      </w:tr>
      <w:tr w:rsidR="002D7CA6" w:rsidRPr="002D7CA6" w14:paraId="39D33C14" w14:textId="77777777" w:rsidTr="00000AF0">
        <w:trPr>
          <w:jc w:val="center"/>
        </w:trPr>
        <w:tc>
          <w:tcPr>
            <w:tcW w:w="487" w:type="pct"/>
          </w:tcPr>
          <w:p w14:paraId="51ED30C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PM2.5 absorbance</w:t>
            </w:r>
          </w:p>
        </w:tc>
        <w:tc>
          <w:tcPr>
            <w:tcW w:w="2690" w:type="pct"/>
          </w:tcPr>
          <w:p w14:paraId="13763D82"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0.07 + 2.95×10−9×TRAFLOAD_500 + 2.93×10−3×MAJORROADLENGTH_50 + 0.85×REGIONALESTIMATE + 7.90×10−9×HLDRES_5000 + 1.72×10−6×HEAVYTRAFLOAD_50</w:t>
            </w:r>
          </w:p>
        </w:tc>
        <w:tc>
          <w:tcPr>
            <w:tcW w:w="218" w:type="pct"/>
          </w:tcPr>
          <w:p w14:paraId="3A22629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0.92</w:t>
            </w:r>
          </w:p>
        </w:tc>
        <w:tc>
          <w:tcPr>
            <w:tcW w:w="302" w:type="pct"/>
          </w:tcPr>
          <w:p w14:paraId="542C334F"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0.89</w:t>
            </w:r>
          </w:p>
        </w:tc>
        <w:tc>
          <w:tcPr>
            <w:tcW w:w="316" w:type="pct"/>
          </w:tcPr>
          <w:p w14:paraId="3EB9475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64F2FF8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1.7[0.9-3.0]</w:t>
            </w:r>
          </w:p>
        </w:tc>
        <w:tc>
          <w:tcPr>
            <w:tcW w:w="556" w:type="pct"/>
          </w:tcPr>
          <w:p w14:paraId="59415127"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Eeftens et al, 2012</w:t>
            </w:r>
          </w:p>
        </w:tc>
      </w:tr>
      <w:tr w:rsidR="002D7CA6" w:rsidRPr="002D7CA6" w14:paraId="28DF8126" w14:textId="77777777" w:rsidTr="00000AF0">
        <w:trPr>
          <w:jc w:val="center"/>
        </w:trPr>
        <w:tc>
          <w:tcPr>
            <w:tcW w:w="487" w:type="pct"/>
          </w:tcPr>
          <w:p w14:paraId="77B4AF3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NO2</w:t>
            </w:r>
          </w:p>
        </w:tc>
        <w:tc>
          <w:tcPr>
            <w:tcW w:w="2690" w:type="pct"/>
          </w:tcPr>
          <w:p w14:paraId="69B2DD05"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−7.80 + 1.18*REGIONALESTIMATE + 2.30E-5*POP_5000 + 2.46E-6*TRAFLOAD_50 + 1.06E-4*ROADLENGTH_1000 + 9.84E-5*HEAVYTRAFLOAD_25 + 12.19*DISTINVNEARC1 + 4.47E-7*HEAVYTRAFLOAD_25_500</w:t>
            </w:r>
          </w:p>
        </w:tc>
        <w:tc>
          <w:tcPr>
            <w:tcW w:w="218" w:type="pct"/>
          </w:tcPr>
          <w:p w14:paraId="0DD5F56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hint="eastAsia"/>
              </w:rPr>
              <w:t>0.86</w:t>
            </w:r>
          </w:p>
        </w:tc>
        <w:tc>
          <w:tcPr>
            <w:tcW w:w="302" w:type="pct"/>
          </w:tcPr>
          <w:p w14:paraId="6433B85F"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hint="eastAsia"/>
              </w:rPr>
              <w:t>0.81</w:t>
            </w:r>
          </w:p>
        </w:tc>
        <w:tc>
          <w:tcPr>
            <w:tcW w:w="316" w:type="pct"/>
          </w:tcPr>
          <w:p w14:paraId="2F34F37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hint="eastAsia"/>
              </w:rPr>
              <w:t>80</w:t>
            </w:r>
          </w:p>
        </w:tc>
        <w:tc>
          <w:tcPr>
            <w:tcW w:w="431" w:type="pct"/>
          </w:tcPr>
          <w:p w14:paraId="1D6C3B9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30.9[12.8-61.5]</w:t>
            </w:r>
          </w:p>
        </w:tc>
        <w:tc>
          <w:tcPr>
            <w:tcW w:w="556" w:type="pct"/>
          </w:tcPr>
          <w:p w14:paraId="5C36441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Beelen et al, 2013</w:t>
            </w:r>
          </w:p>
        </w:tc>
      </w:tr>
      <w:tr w:rsidR="002D7CA6" w:rsidRPr="002D7CA6" w14:paraId="325AEDEF" w14:textId="77777777" w:rsidTr="00000AF0">
        <w:trPr>
          <w:jc w:val="center"/>
        </w:trPr>
        <w:tc>
          <w:tcPr>
            <w:tcW w:w="487" w:type="pct"/>
          </w:tcPr>
          <w:p w14:paraId="216A514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NOx</w:t>
            </w:r>
          </w:p>
        </w:tc>
        <w:tc>
          <w:tcPr>
            <w:tcW w:w="2690" w:type="pct"/>
          </w:tcPr>
          <w:p w14:paraId="06BC7BF7"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3.25þ0.74*REGIONALESTIMATEþ4.22E-6*TRAFLOAD_50þ6.36E-4*POP_1000þ2.39E-6*HEAVYTRAFLOAD_500þ71.65*DISTINVMAJOR1þ0.21*MAJORROADLENGTH_25</w:t>
            </w:r>
          </w:p>
        </w:tc>
        <w:tc>
          <w:tcPr>
            <w:tcW w:w="218" w:type="pct"/>
          </w:tcPr>
          <w:p w14:paraId="07EC798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hint="eastAsia"/>
              </w:rPr>
              <w:t>0.87</w:t>
            </w:r>
          </w:p>
        </w:tc>
        <w:tc>
          <w:tcPr>
            <w:tcW w:w="302" w:type="pct"/>
          </w:tcPr>
          <w:p w14:paraId="15FF6F9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hint="eastAsia"/>
              </w:rPr>
              <w:t>0.82</w:t>
            </w:r>
          </w:p>
        </w:tc>
        <w:tc>
          <w:tcPr>
            <w:tcW w:w="316" w:type="pct"/>
          </w:tcPr>
          <w:p w14:paraId="0367A54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hint="eastAsia"/>
              </w:rPr>
              <w:t>80</w:t>
            </w:r>
          </w:p>
        </w:tc>
        <w:tc>
          <w:tcPr>
            <w:tcW w:w="431" w:type="pct"/>
          </w:tcPr>
          <w:p w14:paraId="3A3C76F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hint="eastAsia"/>
              </w:rPr>
              <w:t>51.8[</w:t>
            </w:r>
            <w:r w:rsidRPr="002D7CA6">
              <w:rPr>
                <w:rFonts w:ascii="Calibri" w:eastAsia="等线" w:hAnsi="Calibri" w:cs="Times New Roman"/>
              </w:rPr>
              <w:t>17.5-130.8]</w:t>
            </w:r>
          </w:p>
        </w:tc>
        <w:tc>
          <w:tcPr>
            <w:tcW w:w="556" w:type="pct"/>
          </w:tcPr>
          <w:p w14:paraId="3CAC202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Beelen et al, 2013</w:t>
            </w:r>
          </w:p>
        </w:tc>
      </w:tr>
      <w:tr w:rsidR="009E0F69" w:rsidRPr="002D7CA6" w14:paraId="48034E9E" w14:textId="77777777" w:rsidTr="00D61B33">
        <w:trPr>
          <w:jc w:val="center"/>
        </w:trPr>
        <w:tc>
          <w:tcPr>
            <w:tcW w:w="487" w:type="pct"/>
          </w:tcPr>
          <w:p w14:paraId="4DC67D11" w14:textId="77777777" w:rsidR="009E0F69" w:rsidRPr="002D7CA6" w:rsidRDefault="009E0F69" w:rsidP="00D61B33">
            <w:pPr>
              <w:widowControl/>
              <w:jc w:val="left"/>
              <w:rPr>
                <w:rFonts w:ascii="Calibri" w:eastAsia="等线" w:hAnsi="Calibri" w:cs="Times New Roman"/>
              </w:rPr>
            </w:pPr>
            <w:r>
              <w:rPr>
                <w:rFonts w:ascii="Calibri" w:eastAsia="等线" w:hAnsi="Calibri" w:cs="Times New Roman" w:hint="eastAsia"/>
              </w:rPr>
              <w:t>UFP</w:t>
            </w:r>
          </w:p>
        </w:tc>
        <w:tc>
          <w:tcPr>
            <w:tcW w:w="2690" w:type="pct"/>
          </w:tcPr>
          <w:p w14:paraId="52B8D648" w14:textId="77777777" w:rsidR="009E0F69" w:rsidRPr="00EE0526" w:rsidRDefault="009E0F69" w:rsidP="00D61B33">
            <w:pPr>
              <w:widowControl/>
              <w:jc w:val="left"/>
              <w:rPr>
                <w:rFonts w:ascii="Calibri" w:eastAsia="等线" w:hAnsi="Calibri" w:cs="Times New Roman"/>
                <w:lang w:val="en-US"/>
              </w:rPr>
            </w:pPr>
            <w:r w:rsidRPr="00EE0526">
              <w:rPr>
                <w:rFonts w:ascii="Calibri" w:eastAsia="等线" w:hAnsi="Calibri" w:cs="Times New Roman" w:hint="eastAsia"/>
                <w:lang w:val="en-US"/>
              </w:rPr>
              <w:t>6</w:t>
            </w:r>
            <w:r w:rsidRPr="00EE0526">
              <w:rPr>
                <w:rFonts w:ascii="Calibri" w:eastAsia="等线" w:hAnsi="Calibri" w:cs="Times New Roman"/>
                <w:lang w:val="en-US"/>
              </w:rPr>
              <w:t>487+4275*TRAFNEAR+1522*MAJORROADLENGTH_X+2050*</w:t>
            </w:r>
            <w:r>
              <w:rPr>
                <w:rFonts w:ascii="Calibri" w:eastAsia="等线" w:hAnsi="Calibri" w:cs="Times New Roman"/>
                <w:lang w:val="en-US"/>
              </w:rPr>
              <w:t>(</w:t>
            </w:r>
            <w:r w:rsidRPr="00EE0526">
              <w:rPr>
                <w:rFonts w:ascii="Calibri" w:eastAsia="等线" w:hAnsi="Calibri" w:cs="Times New Roman"/>
                <w:lang w:val="en-US"/>
              </w:rPr>
              <w:t>sum o</w:t>
            </w:r>
            <w:r>
              <w:rPr>
                <w:rFonts w:ascii="Calibri" w:eastAsia="等线" w:hAnsi="Calibri" w:cs="Times New Roman"/>
                <w:lang w:val="en-US"/>
              </w:rPr>
              <w:t>f low and high density residential land in a buffer of 500m)+3078*(number of restaurants in buffer of 100)</w:t>
            </w:r>
          </w:p>
        </w:tc>
        <w:tc>
          <w:tcPr>
            <w:tcW w:w="218" w:type="pct"/>
          </w:tcPr>
          <w:p w14:paraId="18017195" w14:textId="77777777" w:rsidR="009E0F69" w:rsidRPr="002D7CA6" w:rsidRDefault="009E0F69" w:rsidP="00D61B33">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.50</w:t>
            </w:r>
          </w:p>
        </w:tc>
        <w:tc>
          <w:tcPr>
            <w:tcW w:w="302" w:type="pct"/>
          </w:tcPr>
          <w:p w14:paraId="0A6F2A6A" w14:textId="77777777" w:rsidR="009E0F69" w:rsidRPr="002D7CA6" w:rsidRDefault="009E0F69" w:rsidP="00D61B33">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.35</w:t>
            </w:r>
          </w:p>
        </w:tc>
        <w:tc>
          <w:tcPr>
            <w:tcW w:w="316" w:type="pct"/>
          </w:tcPr>
          <w:p w14:paraId="65BACA58" w14:textId="77777777" w:rsidR="009E0F69" w:rsidRPr="002D7CA6" w:rsidRDefault="009E0F69" w:rsidP="00D61B33">
            <w:pPr>
              <w:widowControl/>
              <w:jc w:val="left"/>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40</w:t>
            </w:r>
          </w:p>
        </w:tc>
        <w:tc>
          <w:tcPr>
            <w:tcW w:w="431" w:type="pct"/>
          </w:tcPr>
          <w:p w14:paraId="49F187C1" w14:textId="77777777" w:rsidR="009E0F69" w:rsidRPr="002D7CA6" w:rsidRDefault="009E0F69" w:rsidP="00D61B33">
            <w:pPr>
              <w:widowControl/>
              <w:jc w:val="left"/>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747 (8190-30223)</w:t>
            </w:r>
          </w:p>
        </w:tc>
        <w:tc>
          <w:tcPr>
            <w:tcW w:w="556" w:type="pct"/>
          </w:tcPr>
          <w:p w14:paraId="51F1E5A2" w14:textId="77777777" w:rsidR="009E0F69" w:rsidRPr="002D7CA6" w:rsidRDefault="009E0F69" w:rsidP="00D61B33">
            <w:pPr>
              <w:widowControl/>
              <w:jc w:val="left"/>
              <w:rPr>
                <w:rFonts w:ascii="Calibri" w:eastAsia="等线" w:hAnsi="Calibri" w:cs="Times New Roman"/>
              </w:rPr>
            </w:pPr>
            <w:r>
              <w:rPr>
                <w:rFonts w:ascii="Calibri" w:eastAsia="等线" w:hAnsi="Calibri" w:cs="Times New Roman"/>
              </w:rPr>
              <w:t>Van Nunen et al, 2017</w:t>
            </w:r>
          </w:p>
        </w:tc>
      </w:tr>
      <w:tr w:rsidR="002D7CA6" w:rsidRPr="002D7CA6" w14:paraId="0BFCF8E1" w14:textId="77777777" w:rsidTr="00000AF0">
        <w:trPr>
          <w:jc w:val="center"/>
        </w:trPr>
        <w:tc>
          <w:tcPr>
            <w:tcW w:w="487" w:type="pct"/>
          </w:tcPr>
          <w:p w14:paraId="6566BB4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10</w:t>
            </w:r>
            <w:r w:rsidRPr="002D7CA6">
              <w:rPr>
                <w:rFonts w:ascii="Calibri" w:eastAsia="等线" w:hAnsi="Calibri" w:cs="Times New Roman"/>
              </w:rPr>
              <w:t xml:space="preserve"> Copper</w:t>
            </w:r>
          </w:p>
        </w:tc>
        <w:tc>
          <w:tcPr>
            <w:tcW w:w="2690" w:type="pct"/>
          </w:tcPr>
          <w:p w14:paraId="312B30EA"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6.6 +8.0E-07*PORT_5000 +3.9E-04*TRAFNEAR</w:t>
            </w:r>
          </w:p>
          <w:p w14:paraId="61005B98"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+2.1E-06*TRAFMAJORLOAD_50 +1.6E-</w:t>
            </w:r>
          </w:p>
          <w:p w14:paraId="65C6C73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07*HEAVYTRAFMAJORLOAD_1000 +8.8E-</w:t>
            </w:r>
          </w:p>
          <w:p w14:paraId="15D5392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02*ROADLENGTH25</w:t>
            </w:r>
          </w:p>
        </w:tc>
        <w:tc>
          <w:tcPr>
            <w:tcW w:w="218" w:type="pct"/>
          </w:tcPr>
          <w:p w14:paraId="2FFEABD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0.80</w:t>
            </w:r>
          </w:p>
        </w:tc>
        <w:tc>
          <w:tcPr>
            <w:tcW w:w="302" w:type="pct"/>
          </w:tcPr>
          <w:p w14:paraId="5814328C"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0.71</w:t>
            </w:r>
          </w:p>
        </w:tc>
        <w:tc>
          <w:tcPr>
            <w:tcW w:w="316" w:type="pct"/>
          </w:tcPr>
          <w:p w14:paraId="19E408F7"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5C38B8F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19[3.4-59]</w:t>
            </w:r>
          </w:p>
        </w:tc>
        <w:tc>
          <w:tcPr>
            <w:tcW w:w="556" w:type="pct"/>
          </w:tcPr>
          <w:p w14:paraId="071D597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294711A1" w14:textId="77777777" w:rsidTr="00000AF0">
        <w:trPr>
          <w:jc w:val="center"/>
        </w:trPr>
        <w:tc>
          <w:tcPr>
            <w:tcW w:w="487" w:type="pct"/>
          </w:tcPr>
          <w:p w14:paraId="02E4856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2.5</w:t>
            </w:r>
            <w:r w:rsidRPr="002D7CA6">
              <w:rPr>
                <w:rFonts w:ascii="Calibri" w:eastAsia="等线" w:hAnsi="Calibri" w:cs="Times New Roman"/>
              </w:rPr>
              <w:t xml:space="preserve"> Copper</w:t>
            </w:r>
          </w:p>
        </w:tc>
        <w:tc>
          <w:tcPr>
            <w:tcW w:w="2690" w:type="pct"/>
          </w:tcPr>
          <w:p w14:paraId="13DE02E8"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6.5 +4.8E-08*HDLDRES_5000 +5.0E-</w:t>
            </w:r>
          </w:p>
          <w:p w14:paraId="47222CE4"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07*TRAFMAJORLOAD_50 +1.0E-</w:t>
            </w:r>
          </w:p>
          <w:p w14:paraId="0520F09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02*MAJORROADLENGTH50 -6.7E-06*XPLUSY</w:t>
            </w:r>
          </w:p>
        </w:tc>
        <w:tc>
          <w:tcPr>
            <w:tcW w:w="218" w:type="pct"/>
          </w:tcPr>
          <w:p w14:paraId="5BB96D9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0.83</w:t>
            </w:r>
          </w:p>
        </w:tc>
        <w:tc>
          <w:tcPr>
            <w:tcW w:w="302" w:type="pct"/>
          </w:tcPr>
          <w:p w14:paraId="73AE63A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0.81</w:t>
            </w:r>
          </w:p>
        </w:tc>
        <w:tc>
          <w:tcPr>
            <w:tcW w:w="316" w:type="pct"/>
          </w:tcPr>
          <w:p w14:paraId="04317B5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7955C70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5.0[1.5-12]</w:t>
            </w:r>
          </w:p>
        </w:tc>
        <w:tc>
          <w:tcPr>
            <w:tcW w:w="556" w:type="pct"/>
          </w:tcPr>
          <w:p w14:paraId="6AC1D64C"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6CB709A5" w14:textId="77777777" w:rsidTr="00000AF0">
        <w:trPr>
          <w:jc w:val="center"/>
        </w:trPr>
        <w:tc>
          <w:tcPr>
            <w:tcW w:w="487" w:type="pct"/>
          </w:tcPr>
          <w:p w14:paraId="267C162C"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10</w:t>
            </w:r>
            <w:r w:rsidRPr="002D7CA6">
              <w:rPr>
                <w:rFonts w:ascii="Calibri" w:eastAsia="等线" w:hAnsi="Calibri" w:cs="Times New Roman"/>
              </w:rPr>
              <w:t xml:space="preserve"> Iron</w:t>
            </w:r>
          </w:p>
        </w:tc>
        <w:tc>
          <w:tcPr>
            <w:tcW w:w="2690" w:type="pct"/>
          </w:tcPr>
          <w:p w14:paraId="016B50CF"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181.0 +6.0E-04*POP_5000 +7.3E-03*TRAFNEAR</w:t>
            </w:r>
          </w:p>
          <w:p w14:paraId="0D07B8DE"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+2.2E-06*TRAFMAJORLOAD_500</w:t>
            </w:r>
          </w:p>
          <w:p w14:paraId="7C4BE1C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+2.2E+00*ROADLENGTH25</w:t>
            </w:r>
          </w:p>
        </w:tc>
        <w:tc>
          <w:tcPr>
            <w:tcW w:w="218" w:type="pct"/>
          </w:tcPr>
          <w:p w14:paraId="06229A4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0.78</w:t>
            </w:r>
          </w:p>
        </w:tc>
        <w:tc>
          <w:tcPr>
            <w:tcW w:w="302" w:type="pct"/>
          </w:tcPr>
          <w:p w14:paraId="7885706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0.70</w:t>
            </w:r>
          </w:p>
        </w:tc>
        <w:tc>
          <w:tcPr>
            <w:tcW w:w="316" w:type="pct"/>
          </w:tcPr>
          <w:p w14:paraId="32352A3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3CA1EFF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547[153-1673]</w:t>
            </w:r>
          </w:p>
        </w:tc>
        <w:tc>
          <w:tcPr>
            <w:tcW w:w="556" w:type="pct"/>
          </w:tcPr>
          <w:p w14:paraId="2B801BC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540C5B76" w14:textId="77777777" w:rsidTr="00000AF0">
        <w:trPr>
          <w:jc w:val="center"/>
        </w:trPr>
        <w:tc>
          <w:tcPr>
            <w:tcW w:w="487" w:type="pct"/>
          </w:tcPr>
          <w:p w14:paraId="44F9E30C"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lastRenderedPageBreak/>
              <w:t>PM</w:t>
            </w:r>
            <w:r w:rsidRPr="002D7CA6">
              <w:rPr>
                <w:rFonts w:ascii="Calibri" w:eastAsia="等线" w:hAnsi="Calibri" w:cs="Times New Roman"/>
                <w:vertAlign w:val="subscript"/>
              </w:rPr>
              <w:t>2.5</w:t>
            </w:r>
            <w:r w:rsidRPr="002D7CA6">
              <w:rPr>
                <w:rFonts w:ascii="Calibri" w:eastAsia="等线" w:hAnsi="Calibri" w:cs="Times New Roman"/>
              </w:rPr>
              <w:t xml:space="preserve">  Iron</w:t>
            </w:r>
          </w:p>
        </w:tc>
        <w:tc>
          <w:tcPr>
            <w:tcW w:w="2690" w:type="pct"/>
          </w:tcPr>
          <w:p w14:paraId="4188109C"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149.0 +1.4E-06*HDLDRES_5000 +1.9E-</w:t>
            </w:r>
          </w:p>
          <w:p w14:paraId="1BF214EE"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03*TRAFNEAR +8.7E-06*TRAFMAJORLOAD_50 -</w:t>
            </w:r>
          </w:p>
          <w:p w14:paraId="3119A34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1.5E-04*XPLUSY</w:t>
            </w:r>
          </w:p>
        </w:tc>
        <w:tc>
          <w:tcPr>
            <w:tcW w:w="218" w:type="pct"/>
          </w:tcPr>
          <w:p w14:paraId="3F9A038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0.78</w:t>
            </w:r>
          </w:p>
        </w:tc>
        <w:tc>
          <w:tcPr>
            <w:tcW w:w="302" w:type="pct"/>
          </w:tcPr>
          <w:p w14:paraId="1286545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0.73</w:t>
            </w:r>
          </w:p>
        </w:tc>
        <w:tc>
          <w:tcPr>
            <w:tcW w:w="316" w:type="pct"/>
          </w:tcPr>
          <w:p w14:paraId="465E88F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33B83847"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120[33-278]</w:t>
            </w:r>
          </w:p>
        </w:tc>
        <w:tc>
          <w:tcPr>
            <w:tcW w:w="556" w:type="pct"/>
          </w:tcPr>
          <w:p w14:paraId="3D53D48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5FF37FB3" w14:textId="77777777" w:rsidTr="00000AF0">
        <w:trPr>
          <w:jc w:val="center"/>
        </w:trPr>
        <w:tc>
          <w:tcPr>
            <w:tcW w:w="487" w:type="pct"/>
          </w:tcPr>
          <w:p w14:paraId="791DAEB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10</w:t>
            </w:r>
            <w:r w:rsidRPr="002D7CA6">
              <w:rPr>
                <w:rFonts w:ascii="Calibri" w:eastAsia="等线" w:hAnsi="Calibri" w:cs="Times New Roman"/>
              </w:rPr>
              <w:t xml:space="preserve"> Potassium</w:t>
            </w:r>
          </w:p>
        </w:tc>
        <w:tc>
          <w:tcPr>
            <w:tcW w:w="2690" w:type="pct"/>
          </w:tcPr>
          <w:p w14:paraId="02C444B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173.0 +1.2E-04*HDLDRES_300 +4.0E-</w:t>
            </w:r>
          </w:p>
          <w:p w14:paraId="3E8D477F"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07*TRAFMAJORLOAD_500</w:t>
            </w:r>
          </w:p>
        </w:tc>
        <w:tc>
          <w:tcPr>
            <w:tcW w:w="218" w:type="pct"/>
          </w:tcPr>
          <w:p w14:paraId="4CFCA84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0.51</w:t>
            </w:r>
          </w:p>
        </w:tc>
        <w:tc>
          <w:tcPr>
            <w:tcW w:w="302" w:type="pct"/>
          </w:tcPr>
          <w:p w14:paraId="13CFC3A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0.45</w:t>
            </w:r>
          </w:p>
        </w:tc>
        <w:tc>
          <w:tcPr>
            <w:tcW w:w="316" w:type="pct"/>
          </w:tcPr>
          <w:p w14:paraId="2491585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76F72C2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223[159-349]</w:t>
            </w:r>
          </w:p>
        </w:tc>
        <w:tc>
          <w:tcPr>
            <w:tcW w:w="556" w:type="pct"/>
          </w:tcPr>
          <w:p w14:paraId="03654AC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719FDF5E" w14:textId="77777777" w:rsidTr="00000AF0">
        <w:trPr>
          <w:jc w:val="center"/>
        </w:trPr>
        <w:tc>
          <w:tcPr>
            <w:tcW w:w="487" w:type="pct"/>
          </w:tcPr>
          <w:p w14:paraId="1B76DF1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2.5</w:t>
            </w:r>
            <w:r w:rsidRPr="002D7CA6">
              <w:rPr>
                <w:rFonts w:ascii="Calibri" w:eastAsia="等线" w:hAnsi="Calibri" w:cs="Times New Roman"/>
              </w:rPr>
              <w:t xml:space="preserve"> Potassium</w:t>
            </w:r>
          </w:p>
        </w:tc>
        <w:tc>
          <w:tcPr>
            <w:tcW w:w="2690" w:type="pct"/>
          </w:tcPr>
          <w:p w14:paraId="3A58CF1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155.0 +3.5E-07*TRAFMAJORLOAD_300 +1.4E-</w:t>
            </w:r>
          </w:p>
          <w:p w14:paraId="7C0C9FF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04*XMINUSY</w:t>
            </w:r>
          </w:p>
        </w:tc>
        <w:tc>
          <w:tcPr>
            <w:tcW w:w="218" w:type="pct"/>
          </w:tcPr>
          <w:p w14:paraId="0B62541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0.31</w:t>
            </w:r>
          </w:p>
        </w:tc>
        <w:tc>
          <w:tcPr>
            <w:tcW w:w="302" w:type="pct"/>
          </w:tcPr>
          <w:p w14:paraId="56411CEC"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0.25</w:t>
            </w:r>
          </w:p>
        </w:tc>
        <w:tc>
          <w:tcPr>
            <w:tcW w:w="316" w:type="pct"/>
          </w:tcPr>
          <w:p w14:paraId="1AFF5B6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51627E2C"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119[76-167]</w:t>
            </w:r>
          </w:p>
        </w:tc>
        <w:tc>
          <w:tcPr>
            <w:tcW w:w="556" w:type="pct"/>
          </w:tcPr>
          <w:p w14:paraId="4A8F2C3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25F8391D" w14:textId="77777777" w:rsidTr="00000AF0">
        <w:trPr>
          <w:jc w:val="center"/>
        </w:trPr>
        <w:tc>
          <w:tcPr>
            <w:tcW w:w="487" w:type="pct"/>
          </w:tcPr>
          <w:p w14:paraId="1D490B7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10</w:t>
            </w:r>
            <w:r w:rsidRPr="002D7CA6">
              <w:rPr>
                <w:rFonts w:ascii="Calibri" w:eastAsia="等线" w:hAnsi="Calibri" w:cs="Times New Roman"/>
              </w:rPr>
              <w:t xml:space="preserve"> Nickel</w:t>
            </w:r>
          </w:p>
        </w:tc>
        <w:tc>
          <w:tcPr>
            <w:tcW w:w="2690" w:type="pct"/>
          </w:tcPr>
          <w:p w14:paraId="164A9B72"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4.1 +9.9E-08*PORT_5000 +1.6E-</w:t>
            </w:r>
          </w:p>
          <w:p w14:paraId="473A2082"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09*TRAFMAJORLOAD_1000 -1.3E-05*XCOORD</w:t>
            </w:r>
          </w:p>
        </w:tc>
        <w:tc>
          <w:tcPr>
            <w:tcW w:w="218" w:type="pct"/>
          </w:tcPr>
          <w:p w14:paraId="1BFDE8A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0.78</w:t>
            </w:r>
          </w:p>
        </w:tc>
        <w:tc>
          <w:tcPr>
            <w:tcW w:w="302" w:type="pct"/>
          </w:tcPr>
          <w:p w14:paraId="76D2345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0.73</w:t>
            </w:r>
          </w:p>
        </w:tc>
        <w:tc>
          <w:tcPr>
            <w:tcW w:w="316" w:type="pct"/>
          </w:tcPr>
          <w:p w14:paraId="792DDA5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6F1F4B5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2.8[0.96-5.7]</w:t>
            </w:r>
          </w:p>
        </w:tc>
        <w:tc>
          <w:tcPr>
            <w:tcW w:w="556" w:type="pct"/>
          </w:tcPr>
          <w:p w14:paraId="1E9A714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49D40045" w14:textId="77777777" w:rsidTr="00000AF0">
        <w:trPr>
          <w:jc w:val="center"/>
        </w:trPr>
        <w:tc>
          <w:tcPr>
            <w:tcW w:w="487" w:type="pct"/>
          </w:tcPr>
          <w:p w14:paraId="3EB3C73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2.5</w:t>
            </w:r>
            <w:r w:rsidRPr="002D7CA6">
              <w:rPr>
                <w:rFonts w:ascii="Calibri" w:eastAsia="等线" w:hAnsi="Calibri" w:cs="Times New Roman"/>
              </w:rPr>
              <w:t xml:space="preserve"> Nickel</w:t>
            </w:r>
          </w:p>
        </w:tc>
        <w:tc>
          <w:tcPr>
            <w:tcW w:w="2690" w:type="pct"/>
          </w:tcPr>
          <w:p w14:paraId="11EEF70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3.7 +8.6E-08*PORT_5000 -1.2E-05*XCOORD</w:t>
            </w:r>
          </w:p>
        </w:tc>
        <w:tc>
          <w:tcPr>
            <w:tcW w:w="218" w:type="pct"/>
          </w:tcPr>
          <w:p w14:paraId="1787A42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0.76</w:t>
            </w:r>
          </w:p>
        </w:tc>
        <w:tc>
          <w:tcPr>
            <w:tcW w:w="302" w:type="pct"/>
          </w:tcPr>
          <w:p w14:paraId="49B1597D"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0.72</w:t>
            </w:r>
          </w:p>
        </w:tc>
        <w:tc>
          <w:tcPr>
            <w:tcW w:w="316" w:type="pct"/>
          </w:tcPr>
          <w:p w14:paraId="33C2EAC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57B58A0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2.3[0.61-4.5]</w:t>
            </w:r>
          </w:p>
        </w:tc>
        <w:tc>
          <w:tcPr>
            <w:tcW w:w="556" w:type="pct"/>
          </w:tcPr>
          <w:p w14:paraId="6A7C9E5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143FC958" w14:textId="77777777" w:rsidTr="00000AF0">
        <w:trPr>
          <w:jc w:val="center"/>
        </w:trPr>
        <w:tc>
          <w:tcPr>
            <w:tcW w:w="487" w:type="pct"/>
          </w:tcPr>
          <w:p w14:paraId="651B3087"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10</w:t>
            </w:r>
            <w:r w:rsidRPr="002D7CA6">
              <w:rPr>
                <w:rFonts w:ascii="Calibri" w:eastAsia="等线" w:hAnsi="Calibri" w:cs="Times New Roman"/>
              </w:rPr>
              <w:t xml:space="preserve"> Sulphur</w:t>
            </w:r>
          </w:p>
        </w:tc>
        <w:tc>
          <w:tcPr>
            <w:tcW w:w="2690" w:type="pct"/>
          </w:tcPr>
          <w:p w14:paraId="5F21A699"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1280.0 +1.3E-05*PORT_5000 +2.8E-03*TRAFNEAR</w:t>
            </w:r>
          </w:p>
          <w:p w14:paraId="29012994"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-6.1E-04*YCOORD</w:t>
            </w:r>
          </w:p>
        </w:tc>
        <w:tc>
          <w:tcPr>
            <w:tcW w:w="218" w:type="pct"/>
          </w:tcPr>
          <w:p w14:paraId="2CA4DF1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0.48</w:t>
            </w:r>
          </w:p>
        </w:tc>
        <w:tc>
          <w:tcPr>
            <w:tcW w:w="302" w:type="pct"/>
          </w:tcPr>
          <w:p w14:paraId="4C105F4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0.39</w:t>
            </w:r>
          </w:p>
        </w:tc>
        <w:tc>
          <w:tcPr>
            <w:tcW w:w="316" w:type="pct"/>
          </w:tcPr>
          <w:p w14:paraId="2B234D4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04578E2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1070[812-1341]</w:t>
            </w:r>
          </w:p>
        </w:tc>
        <w:tc>
          <w:tcPr>
            <w:tcW w:w="556" w:type="pct"/>
          </w:tcPr>
          <w:p w14:paraId="2DF467D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3453DF3A" w14:textId="77777777" w:rsidTr="00000AF0">
        <w:trPr>
          <w:jc w:val="center"/>
        </w:trPr>
        <w:tc>
          <w:tcPr>
            <w:tcW w:w="487" w:type="pct"/>
          </w:tcPr>
          <w:p w14:paraId="6E1BF79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2.5</w:t>
            </w:r>
            <w:r w:rsidRPr="002D7CA6">
              <w:rPr>
                <w:rFonts w:ascii="Calibri" w:eastAsia="等线" w:hAnsi="Calibri" w:cs="Times New Roman"/>
              </w:rPr>
              <w:t xml:space="preserve"> Sulphur</w:t>
            </w:r>
          </w:p>
        </w:tc>
        <w:tc>
          <w:tcPr>
            <w:tcW w:w="2690" w:type="pct"/>
          </w:tcPr>
          <w:p w14:paraId="41F5D4F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1240.0 +1.1E-02*POP_500 -8.5E-04*YCOORD</w:t>
            </w:r>
          </w:p>
        </w:tc>
        <w:tc>
          <w:tcPr>
            <w:tcW w:w="218" w:type="pct"/>
          </w:tcPr>
          <w:p w14:paraId="0EF7C64D"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0.32</w:t>
            </w:r>
          </w:p>
        </w:tc>
        <w:tc>
          <w:tcPr>
            <w:tcW w:w="302" w:type="pct"/>
          </w:tcPr>
          <w:p w14:paraId="527F1EC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0.27</w:t>
            </w:r>
          </w:p>
        </w:tc>
        <w:tc>
          <w:tcPr>
            <w:tcW w:w="316" w:type="pct"/>
          </w:tcPr>
          <w:p w14:paraId="71CCE24D"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5C12A9A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915[448-1107]</w:t>
            </w:r>
          </w:p>
        </w:tc>
        <w:tc>
          <w:tcPr>
            <w:tcW w:w="556" w:type="pct"/>
          </w:tcPr>
          <w:p w14:paraId="5302FA9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23D333C1" w14:textId="77777777" w:rsidTr="00000AF0">
        <w:trPr>
          <w:jc w:val="center"/>
        </w:trPr>
        <w:tc>
          <w:tcPr>
            <w:tcW w:w="487" w:type="pct"/>
          </w:tcPr>
          <w:p w14:paraId="10A7774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10</w:t>
            </w:r>
            <w:r w:rsidRPr="002D7CA6">
              <w:rPr>
                <w:rFonts w:ascii="Calibri" w:eastAsia="等线" w:hAnsi="Calibri" w:cs="Times New Roman"/>
              </w:rPr>
              <w:t xml:space="preserve"> Silicon</w:t>
            </w:r>
          </w:p>
        </w:tc>
        <w:tc>
          <w:tcPr>
            <w:tcW w:w="2690" w:type="pct"/>
          </w:tcPr>
          <w:p w14:paraId="0397DC6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282.0 +6.6E-04*POP_5000 +3.9E-</w:t>
            </w:r>
          </w:p>
          <w:p w14:paraId="73EE12D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06*TRAFMAJORLOAD_300</w:t>
            </w:r>
          </w:p>
        </w:tc>
        <w:tc>
          <w:tcPr>
            <w:tcW w:w="218" w:type="pct"/>
          </w:tcPr>
          <w:p w14:paraId="0F556BE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0.40</w:t>
            </w:r>
          </w:p>
        </w:tc>
        <w:tc>
          <w:tcPr>
            <w:tcW w:w="302" w:type="pct"/>
          </w:tcPr>
          <w:p w14:paraId="5B19D7A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0.26</w:t>
            </w:r>
          </w:p>
        </w:tc>
        <w:tc>
          <w:tcPr>
            <w:tcW w:w="316" w:type="pct"/>
          </w:tcPr>
          <w:p w14:paraId="097243B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7F9C592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475[151-1531]</w:t>
            </w:r>
          </w:p>
        </w:tc>
        <w:tc>
          <w:tcPr>
            <w:tcW w:w="556" w:type="pct"/>
          </w:tcPr>
          <w:p w14:paraId="2C145A2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420AF0AE" w14:textId="77777777" w:rsidTr="00000AF0">
        <w:trPr>
          <w:jc w:val="center"/>
        </w:trPr>
        <w:tc>
          <w:tcPr>
            <w:tcW w:w="487" w:type="pct"/>
          </w:tcPr>
          <w:p w14:paraId="787545A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2.5</w:t>
            </w:r>
            <w:r w:rsidRPr="002D7CA6">
              <w:rPr>
                <w:rFonts w:ascii="Calibri" w:eastAsia="等线" w:hAnsi="Calibri" w:cs="Times New Roman"/>
              </w:rPr>
              <w:t xml:space="preserve"> Silicon</w:t>
            </w:r>
          </w:p>
        </w:tc>
        <w:tc>
          <w:tcPr>
            <w:tcW w:w="2690" w:type="pct"/>
          </w:tcPr>
          <w:p w14:paraId="45FF2AD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146.0 +2.6E-03*TRAFNEAR -1.1E-04*XPLUSY</w:t>
            </w:r>
          </w:p>
        </w:tc>
        <w:tc>
          <w:tcPr>
            <w:tcW w:w="218" w:type="pct"/>
          </w:tcPr>
          <w:p w14:paraId="691BFD2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0.46</w:t>
            </w:r>
          </w:p>
        </w:tc>
        <w:tc>
          <w:tcPr>
            <w:tcW w:w="302" w:type="pct"/>
          </w:tcPr>
          <w:p w14:paraId="71CAD89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0.39</w:t>
            </w:r>
          </w:p>
        </w:tc>
        <w:tc>
          <w:tcPr>
            <w:tcW w:w="316" w:type="pct"/>
          </w:tcPr>
          <w:p w14:paraId="0DE31D0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5CDC593F"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101[38-285]</w:t>
            </w:r>
          </w:p>
        </w:tc>
        <w:tc>
          <w:tcPr>
            <w:tcW w:w="556" w:type="pct"/>
          </w:tcPr>
          <w:p w14:paraId="0C58B45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6BD56962" w14:textId="77777777" w:rsidTr="00000AF0">
        <w:trPr>
          <w:jc w:val="center"/>
        </w:trPr>
        <w:tc>
          <w:tcPr>
            <w:tcW w:w="487" w:type="pct"/>
          </w:tcPr>
          <w:p w14:paraId="38C007D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10</w:t>
            </w:r>
            <w:r w:rsidRPr="002D7CA6">
              <w:rPr>
                <w:rFonts w:ascii="Calibri" w:eastAsia="等线" w:hAnsi="Calibri" w:cs="Times New Roman"/>
              </w:rPr>
              <w:t xml:space="preserve"> Vanadium</w:t>
            </w:r>
          </w:p>
        </w:tc>
        <w:tc>
          <w:tcPr>
            <w:tcW w:w="2690" w:type="pct"/>
          </w:tcPr>
          <w:p w14:paraId="39F9D1FF"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6.7 +2.3E-07*PORT_5000 -2.0E-05*XCOORD</w:t>
            </w:r>
          </w:p>
        </w:tc>
        <w:tc>
          <w:tcPr>
            <w:tcW w:w="218" w:type="pct"/>
          </w:tcPr>
          <w:p w14:paraId="3FF9E60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0.72</w:t>
            </w:r>
          </w:p>
        </w:tc>
        <w:tc>
          <w:tcPr>
            <w:tcW w:w="302" w:type="pct"/>
          </w:tcPr>
          <w:p w14:paraId="70FA4B7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0.67</w:t>
            </w:r>
          </w:p>
        </w:tc>
        <w:tc>
          <w:tcPr>
            <w:tcW w:w="316" w:type="pct"/>
          </w:tcPr>
          <w:p w14:paraId="4D2E2BE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7F566F8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4.5[1.3-10]</w:t>
            </w:r>
          </w:p>
        </w:tc>
        <w:tc>
          <w:tcPr>
            <w:tcW w:w="556" w:type="pct"/>
          </w:tcPr>
          <w:p w14:paraId="320102C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1ABF4F84" w14:textId="77777777" w:rsidTr="00000AF0">
        <w:trPr>
          <w:jc w:val="center"/>
        </w:trPr>
        <w:tc>
          <w:tcPr>
            <w:tcW w:w="487" w:type="pct"/>
          </w:tcPr>
          <w:p w14:paraId="7538B88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2.5</w:t>
            </w:r>
            <w:r w:rsidRPr="002D7CA6">
              <w:rPr>
                <w:rFonts w:ascii="Calibri" w:eastAsia="等线" w:hAnsi="Calibri" w:cs="Times New Roman"/>
              </w:rPr>
              <w:t xml:space="preserve"> Vanadium</w:t>
            </w:r>
          </w:p>
        </w:tc>
        <w:tc>
          <w:tcPr>
            <w:tcW w:w="2690" w:type="pct"/>
          </w:tcPr>
          <w:p w14:paraId="1C0D056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5.6 +2.0E-07*PORT_5000 -1.8E-05*XCOORD</w:t>
            </w:r>
          </w:p>
        </w:tc>
        <w:tc>
          <w:tcPr>
            <w:tcW w:w="218" w:type="pct"/>
          </w:tcPr>
          <w:p w14:paraId="3A9587A7"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0.68</w:t>
            </w:r>
          </w:p>
        </w:tc>
        <w:tc>
          <w:tcPr>
            <w:tcW w:w="302" w:type="pct"/>
          </w:tcPr>
          <w:p w14:paraId="1581EAD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0.63</w:t>
            </w:r>
          </w:p>
        </w:tc>
        <w:tc>
          <w:tcPr>
            <w:tcW w:w="316" w:type="pct"/>
          </w:tcPr>
          <w:p w14:paraId="341ACD1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0339B6EF"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3.7[1.3-9.0]</w:t>
            </w:r>
          </w:p>
        </w:tc>
        <w:tc>
          <w:tcPr>
            <w:tcW w:w="556" w:type="pct"/>
          </w:tcPr>
          <w:p w14:paraId="582B935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026683F1" w14:textId="77777777" w:rsidTr="00000AF0">
        <w:trPr>
          <w:jc w:val="center"/>
        </w:trPr>
        <w:tc>
          <w:tcPr>
            <w:tcW w:w="487" w:type="pct"/>
          </w:tcPr>
          <w:p w14:paraId="385A313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10</w:t>
            </w:r>
            <w:r w:rsidRPr="002D7CA6">
              <w:rPr>
                <w:rFonts w:ascii="Calibri" w:eastAsia="等线" w:hAnsi="Calibri" w:cs="Times New Roman"/>
              </w:rPr>
              <w:t xml:space="preserve"> Zinc</w:t>
            </w:r>
          </w:p>
        </w:tc>
        <w:tc>
          <w:tcPr>
            <w:tcW w:w="2690" w:type="pct"/>
          </w:tcPr>
          <w:p w14:paraId="771E5ED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112.0 +7.1E-07*TRAFLOAD_300 +2.7E-</w:t>
            </w:r>
          </w:p>
          <w:p w14:paraId="6329853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04*XMINUSY</w:t>
            </w:r>
          </w:p>
        </w:tc>
        <w:tc>
          <w:tcPr>
            <w:tcW w:w="218" w:type="pct"/>
          </w:tcPr>
          <w:p w14:paraId="4AE7AB67"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0.65</w:t>
            </w:r>
          </w:p>
        </w:tc>
        <w:tc>
          <w:tcPr>
            <w:tcW w:w="302" w:type="pct"/>
          </w:tcPr>
          <w:p w14:paraId="34A758E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0.57</w:t>
            </w:r>
          </w:p>
        </w:tc>
        <w:tc>
          <w:tcPr>
            <w:tcW w:w="316" w:type="pct"/>
          </w:tcPr>
          <w:p w14:paraId="130A382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0A19571D"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43[19-139]</w:t>
            </w:r>
          </w:p>
        </w:tc>
        <w:tc>
          <w:tcPr>
            <w:tcW w:w="556" w:type="pct"/>
          </w:tcPr>
          <w:p w14:paraId="092F9B5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68B7C4E6" w14:textId="77777777" w:rsidTr="00000AF0">
        <w:trPr>
          <w:jc w:val="center"/>
        </w:trPr>
        <w:tc>
          <w:tcPr>
            <w:tcW w:w="487" w:type="pct"/>
          </w:tcPr>
          <w:p w14:paraId="31E05E4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2.5</w:t>
            </w:r>
            <w:r w:rsidRPr="002D7CA6">
              <w:rPr>
                <w:rFonts w:ascii="Calibri" w:eastAsia="等线" w:hAnsi="Calibri" w:cs="Times New Roman"/>
              </w:rPr>
              <w:t xml:space="preserve"> Zinc</w:t>
            </w:r>
          </w:p>
        </w:tc>
        <w:tc>
          <w:tcPr>
            <w:tcW w:w="2690" w:type="pct"/>
          </w:tcPr>
          <w:p w14:paraId="078DF70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85.6 +2.0E-07*TRAFMAJORLOAD_300 +2.0E-</w:t>
            </w:r>
          </w:p>
          <w:p w14:paraId="6C4AB69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04*XMINUSY</w:t>
            </w:r>
          </w:p>
        </w:tc>
        <w:tc>
          <w:tcPr>
            <w:tcW w:w="218" w:type="pct"/>
          </w:tcPr>
          <w:p w14:paraId="094B79A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0.66</w:t>
            </w:r>
          </w:p>
        </w:tc>
        <w:tc>
          <w:tcPr>
            <w:tcW w:w="302" w:type="pct"/>
          </w:tcPr>
          <w:p w14:paraId="2F87ABF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0.58</w:t>
            </w:r>
          </w:p>
        </w:tc>
        <w:tc>
          <w:tcPr>
            <w:tcW w:w="316" w:type="pct"/>
          </w:tcPr>
          <w:p w14:paraId="02DC7BC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5F84FD0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28[13-87]</w:t>
            </w:r>
          </w:p>
        </w:tc>
        <w:tc>
          <w:tcPr>
            <w:tcW w:w="556" w:type="pct"/>
          </w:tcPr>
          <w:p w14:paraId="0BEB9B7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7E4E5BE3" w14:textId="77777777" w:rsidTr="00000AF0">
        <w:trPr>
          <w:jc w:val="center"/>
        </w:trPr>
        <w:tc>
          <w:tcPr>
            <w:tcW w:w="487" w:type="pct"/>
          </w:tcPr>
          <w:p w14:paraId="6D098CE2" w14:textId="77777777" w:rsidR="002D7CA6" w:rsidRPr="002D7CA6" w:rsidRDefault="002D7CA6" w:rsidP="002D7CA6">
            <w:pPr>
              <w:widowControl/>
              <w:jc w:val="left"/>
              <w:rPr>
                <w:rFonts w:ascii="Calibri" w:eastAsia="等线" w:hAnsi="Calibri" w:cs="Times New Roman"/>
                <w:vertAlign w:val="superscript"/>
              </w:rPr>
            </w:pPr>
            <w:r w:rsidRPr="002D7CA6">
              <w:rPr>
                <w:rFonts w:ascii="Calibri" w:eastAsia="等线" w:hAnsi="Calibri" w:cs="Times New Roman"/>
              </w:rPr>
              <w:t>OP</w:t>
            </w:r>
            <w:r w:rsidRPr="002D7CA6">
              <w:rPr>
                <w:rFonts w:ascii="Calibri" w:eastAsia="等线" w:hAnsi="Calibri" w:cs="Times New Roman"/>
                <w:vertAlign w:val="superscript"/>
              </w:rPr>
              <w:t>ESR</w:t>
            </w:r>
          </w:p>
        </w:tc>
        <w:tc>
          <w:tcPr>
            <w:tcW w:w="2690" w:type="pct"/>
          </w:tcPr>
          <w:p w14:paraId="226EB86F"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hint="eastAsia"/>
              </w:rPr>
              <w:t>326.53554+0.56805*REG_EST_opser</w:t>
            </w:r>
            <w:r w:rsidRPr="002D7CA6">
              <w:rPr>
                <w:rFonts w:ascii="Calibri" w:eastAsia="等线" w:hAnsi="Calibri" w:cs="Times New Roman"/>
              </w:rPr>
              <w:t>+2.0309E-4*TRAFLOAD_50+8.1288E-4*POPEEA_5000</w:t>
            </w:r>
          </w:p>
        </w:tc>
        <w:tc>
          <w:tcPr>
            <w:tcW w:w="218" w:type="pct"/>
          </w:tcPr>
          <w:p w14:paraId="0CA6376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0.67</w:t>
            </w:r>
          </w:p>
        </w:tc>
        <w:tc>
          <w:tcPr>
            <w:tcW w:w="302" w:type="pct"/>
          </w:tcPr>
          <w:p w14:paraId="5FA7D297"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0.60</w:t>
            </w:r>
          </w:p>
        </w:tc>
        <w:tc>
          <w:tcPr>
            <w:tcW w:w="316" w:type="pct"/>
          </w:tcPr>
          <w:p w14:paraId="4446CDD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6B53628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891[627-1897]</w:t>
            </w:r>
          </w:p>
        </w:tc>
        <w:tc>
          <w:tcPr>
            <w:tcW w:w="556" w:type="pct"/>
          </w:tcPr>
          <w:p w14:paraId="78F8DD4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Yang et al, 2015</w:t>
            </w:r>
          </w:p>
        </w:tc>
      </w:tr>
      <w:tr w:rsidR="002D7CA6" w:rsidRPr="002D7CA6" w14:paraId="052C3ADE" w14:textId="77777777" w:rsidTr="00000AF0">
        <w:trPr>
          <w:jc w:val="center"/>
        </w:trPr>
        <w:tc>
          <w:tcPr>
            <w:tcW w:w="487" w:type="pct"/>
          </w:tcPr>
          <w:p w14:paraId="1F2804FC" w14:textId="77777777" w:rsidR="002D7CA6" w:rsidRPr="002D7CA6" w:rsidRDefault="002D7CA6" w:rsidP="002D7CA6">
            <w:pPr>
              <w:widowControl/>
              <w:jc w:val="left"/>
              <w:rPr>
                <w:rFonts w:ascii="Calibri" w:eastAsia="等线" w:hAnsi="Calibri" w:cs="Times New Roman"/>
                <w:vertAlign w:val="superscript"/>
              </w:rPr>
            </w:pPr>
            <w:r w:rsidRPr="002D7CA6">
              <w:rPr>
                <w:rFonts w:ascii="Calibri" w:eastAsia="等线" w:hAnsi="Calibri" w:cs="Times New Roman"/>
              </w:rPr>
              <w:t>OP</w:t>
            </w:r>
            <w:r w:rsidRPr="002D7CA6">
              <w:rPr>
                <w:rFonts w:ascii="Calibri" w:eastAsia="等线" w:hAnsi="Calibri" w:cs="Times New Roman"/>
                <w:vertAlign w:val="superscript"/>
              </w:rPr>
              <w:t>DTT</w:t>
            </w:r>
          </w:p>
        </w:tc>
        <w:tc>
          <w:tcPr>
            <w:tcW w:w="2690" w:type="pct"/>
          </w:tcPr>
          <w:p w14:paraId="5D53F237"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0.08096+0.76684*REG_EST_opdtt+2.364E-5*ROADLENGTH500+6.977E-05*INTMAJORINVDIST-2.65222E-07*NATURAL_1000</w:t>
            </w:r>
          </w:p>
        </w:tc>
        <w:tc>
          <w:tcPr>
            <w:tcW w:w="218" w:type="pct"/>
          </w:tcPr>
          <w:p w14:paraId="78800A6F"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0.60</w:t>
            </w:r>
          </w:p>
        </w:tc>
        <w:tc>
          <w:tcPr>
            <w:tcW w:w="302" w:type="pct"/>
          </w:tcPr>
          <w:p w14:paraId="631D381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0.47</w:t>
            </w:r>
          </w:p>
        </w:tc>
        <w:tc>
          <w:tcPr>
            <w:tcW w:w="316" w:type="pct"/>
          </w:tcPr>
          <w:p w14:paraId="72FD964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057A3BE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0.808[0-1.478]</w:t>
            </w:r>
          </w:p>
        </w:tc>
        <w:tc>
          <w:tcPr>
            <w:tcW w:w="556" w:type="pct"/>
          </w:tcPr>
          <w:p w14:paraId="3D58727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Yang et al, 2015</w:t>
            </w:r>
          </w:p>
        </w:tc>
      </w:tr>
    </w:tbl>
    <w:p w14:paraId="0CDAFEE3" w14:textId="48410A80" w:rsidR="002D7CA6" w:rsidRPr="002D7CA6" w:rsidRDefault="002D7CA6" w:rsidP="002D7CA6">
      <w:pPr>
        <w:widowControl/>
        <w:spacing w:after="160" w:line="259" w:lineRule="auto"/>
        <w:jc w:val="left"/>
        <w:rPr>
          <w:rFonts w:ascii="Calibri" w:eastAsia="等线" w:hAnsi="Calibri" w:cs="Times New Roman"/>
          <w:kern w:val="0"/>
          <w:sz w:val="22"/>
        </w:rPr>
      </w:pPr>
      <w:r w:rsidRPr="002D7CA6">
        <w:rPr>
          <w:rFonts w:ascii="Calibri" w:eastAsia="等线" w:hAnsi="Calibri" w:cs="Times New Roman"/>
          <w:kern w:val="0"/>
          <w:sz w:val="22"/>
        </w:rPr>
        <w:lastRenderedPageBreak/>
        <w:t xml:space="preserve">port (PORT_X); natural land (NATURAL_X);the sum of </w:t>
      </w:r>
      <w:proofErr w:type="spellStart"/>
      <w:r w:rsidRPr="002D7CA6">
        <w:rPr>
          <w:rFonts w:ascii="Calibri" w:eastAsia="等线" w:hAnsi="Calibri" w:cs="Times New Roman"/>
          <w:kern w:val="0"/>
          <w:sz w:val="22"/>
        </w:rPr>
        <w:t>highand</w:t>
      </w:r>
      <w:proofErr w:type="spellEnd"/>
      <w:r w:rsidRPr="002D7CA6">
        <w:rPr>
          <w:rFonts w:ascii="Calibri" w:eastAsia="等线" w:hAnsi="Calibri" w:cs="Times New Roman"/>
          <w:kern w:val="0"/>
          <w:sz w:val="22"/>
        </w:rPr>
        <w:t xml:space="preserve"> </w:t>
      </w:r>
      <w:proofErr w:type="spellStart"/>
      <w:r w:rsidRPr="002D7CA6">
        <w:rPr>
          <w:rFonts w:ascii="Calibri" w:eastAsia="等线" w:hAnsi="Calibri" w:cs="Times New Roman"/>
          <w:kern w:val="0"/>
          <w:sz w:val="22"/>
        </w:rPr>
        <w:t>lowdensity</w:t>
      </w:r>
      <w:proofErr w:type="spellEnd"/>
      <w:r w:rsidRPr="002D7CA6">
        <w:rPr>
          <w:rFonts w:ascii="Calibri" w:eastAsia="等线" w:hAnsi="Calibri" w:cs="Times New Roman"/>
          <w:kern w:val="0"/>
          <w:sz w:val="22"/>
        </w:rPr>
        <w:t xml:space="preserve"> residential land (HDLDRES_X);the sum of (traffic intensity *length of all road segments) within a buffer (vehicles day-1m) for all roads(TRAFLOAD_X),for all major </w:t>
      </w:r>
      <w:proofErr w:type="spellStart"/>
      <w:r w:rsidRPr="002D7CA6">
        <w:rPr>
          <w:rFonts w:ascii="Calibri" w:eastAsia="等线" w:hAnsi="Calibri" w:cs="Times New Roman"/>
          <w:kern w:val="0"/>
          <w:sz w:val="22"/>
        </w:rPr>
        <w:t>roadsegments</w:t>
      </w:r>
      <w:proofErr w:type="spellEnd"/>
      <w:r w:rsidRPr="002D7CA6">
        <w:rPr>
          <w:rFonts w:ascii="Calibri" w:eastAsia="等线" w:hAnsi="Calibri" w:cs="Times New Roman"/>
          <w:kern w:val="0"/>
          <w:sz w:val="22"/>
        </w:rPr>
        <w:t xml:space="preserve"> (TRAFMAJORLOAD_X), for heavy traffic(HEAVYTRAFLOAD_X) and heavy traffic on major roads(HEAVYTRAFMAJORLOAD_X); population data on an European level (N) (POPEEA_X); total length (m) of all roads(ROADLENGTH_X) and all major </w:t>
      </w:r>
      <w:proofErr w:type="spellStart"/>
      <w:r w:rsidRPr="002D7CA6">
        <w:rPr>
          <w:rFonts w:ascii="Calibri" w:eastAsia="等线" w:hAnsi="Calibri" w:cs="Times New Roman"/>
          <w:kern w:val="0"/>
          <w:sz w:val="22"/>
        </w:rPr>
        <w:t>roadsegments</w:t>
      </w:r>
      <w:proofErr w:type="spellEnd"/>
      <w:r w:rsidRPr="002D7CA6">
        <w:rPr>
          <w:rFonts w:ascii="Calibri" w:eastAsia="等线" w:hAnsi="Calibri" w:cs="Times New Roman"/>
          <w:kern w:val="0"/>
          <w:sz w:val="22"/>
        </w:rPr>
        <w:t xml:space="preserve"> (MAJORROADLENGTH_X);traffic intensity on the nearest road (TRAFNEAR); X-coordinate (XCOORD); Y-coordinate (YCOORD); the product of inverse distance to the nearest major road and the traffic intensity on this major road (INTMAJORINVDIST); inverse</w:t>
      </w:r>
      <w:r w:rsidR="00602BDA">
        <w:rPr>
          <w:rFonts w:ascii="Calibri" w:eastAsia="等线" w:hAnsi="Calibri" w:cs="Times New Roman"/>
          <w:kern w:val="0"/>
          <w:sz w:val="22"/>
        </w:rPr>
        <w:t xml:space="preserve"> </w:t>
      </w:r>
      <w:r w:rsidRPr="002D7CA6">
        <w:rPr>
          <w:rFonts w:ascii="Calibri" w:eastAsia="等线" w:hAnsi="Calibri" w:cs="Times New Roman"/>
          <w:kern w:val="0"/>
          <w:sz w:val="22"/>
        </w:rPr>
        <w:t>distance (m-1) to the nearest major road in the local network (DISTINVMAJOR1)</w:t>
      </w:r>
      <w:r>
        <w:rPr>
          <w:rFonts w:ascii="Calibri" w:eastAsia="等线" w:hAnsi="Calibri" w:cs="Times New Roman" w:hint="eastAsia"/>
          <w:kern w:val="0"/>
          <w:sz w:val="22"/>
        </w:rPr>
        <w:t>;</w:t>
      </w:r>
      <w:r>
        <w:rPr>
          <w:rFonts w:ascii="Calibri" w:eastAsia="等线" w:hAnsi="Calibri" w:cs="Times New Roman"/>
          <w:kern w:val="0"/>
          <w:sz w:val="22"/>
        </w:rPr>
        <w:t xml:space="preserve"> UFP, ultrafine particles</w:t>
      </w:r>
    </w:p>
    <w:p w14:paraId="487112B2" w14:textId="77777777" w:rsidR="002D7CA6" w:rsidRPr="002D7CA6" w:rsidRDefault="002D7CA6" w:rsidP="002D7CA6">
      <w:pPr>
        <w:widowControl/>
        <w:spacing w:after="160" w:line="259" w:lineRule="auto"/>
        <w:jc w:val="left"/>
        <w:rPr>
          <w:rFonts w:ascii="Calibri" w:eastAsia="等线" w:hAnsi="Calibri" w:cs="Times New Roman"/>
          <w:kern w:val="0"/>
          <w:sz w:val="22"/>
        </w:rPr>
      </w:pPr>
    </w:p>
    <w:p w14:paraId="34E71466" w14:textId="77777777" w:rsidR="002D7CA6" w:rsidRPr="002D7CA6" w:rsidRDefault="002D7CA6" w:rsidP="002D7CA6">
      <w:pPr>
        <w:widowControl/>
        <w:spacing w:after="160" w:line="259" w:lineRule="auto"/>
        <w:jc w:val="left"/>
        <w:rPr>
          <w:rFonts w:ascii="Calibri" w:eastAsia="等线" w:hAnsi="Calibri" w:cs="Times New Roman"/>
          <w:kern w:val="0"/>
          <w:sz w:val="22"/>
          <w:lang w:val="nl-NL"/>
        </w:rPr>
      </w:pPr>
      <w:r w:rsidRPr="002D7CA6">
        <w:rPr>
          <w:rFonts w:ascii="Calibri" w:eastAsia="等线" w:hAnsi="Calibri" w:cs="Times New Roman" w:hint="eastAsia"/>
          <w:kern w:val="0"/>
          <w:sz w:val="22"/>
          <w:lang w:val="nl-NL"/>
        </w:rPr>
        <w:t>Reference</w:t>
      </w:r>
      <w:r w:rsidRPr="002D7CA6">
        <w:rPr>
          <w:rFonts w:ascii="Calibri" w:eastAsia="等线" w:hAnsi="Calibri" w:cs="Times New Roman" w:hint="eastAsia"/>
          <w:kern w:val="0"/>
          <w:sz w:val="22"/>
          <w:lang w:val="nl-NL"/>
        </w:rPr>
        <w:t>：</w:t>
      </w:r>
    </w:p>
    <w:p w14:paraId="20066FD0" w14:textId="77777777" w:rsidR="002D7CA6" w:rsidRPr="002D7CA6" w:rsidRDefault="002D7CA6" w:rsidP="002D7CA6">
      <w:pPr>
        <w:widowControl/>
        <w:spacing w:after="160" w:line="259" w:lineRule="auto"/>
        <w:jc w:val="left"/>
        <w:rPr>
          <w:rFonts w:ascii="Calibri" w:eastAsia="等线" w:hAnsi="Calibri" w:cs="Times New Roman"/>
          <w:kern w:val="0"/>
          <w:sz w:val="22"/>
          <w:lang w:val="nl-NL"/>
        </w:rPr>
      </w:pPr>
      <w:r w:rsidRPr="002D7CA6">
        <w:rPr>
          <w:rFonts w:ascii="Calibri" w:eastAsia="等线" w:hAnsi="Calibri" w:cs="Times New Roman"/>
          <w:kern w:val="0"/>
          <w:sz w:val="22"/>
          <w:lang w:val="nl-NL"/>
        </w:rPr>
        <w:t xml:space="preserve">Beelen R, Hoek G, Vienneau D, et al. </w:t>
      </w:r>
      <w:r w:rsidRPr="002D7CA6">
        <w:rPr>
          <w:rFonts w:ascii="Calibri" w:eastAsia="等线" w:hAnsi="Calibri" w:cs="Times New Roman"/>
          <w:kern w:val="0"/>
          <w:sz w:val="22"/>
        </w:rPr>
        <w:t xml:space="preserve">Development of NO2 and NOx land use regression models for estimating air pollution exposure in 36 study areas in Europe–The ESCAPE project. </w:t>
      </w:r>
      <w:r w:rsidRPr="002D7CA6">
        <w:rPr>
          <w:rFonts w:ascii="Calibri" w:eastAsia="等线" w:hAnsi="Calibri" w:cs="Times New Roman"/>
          <w:kern w:val="0"/>
          <w:sz w:val="22"/>
          <w:lang w:val="nl-NL"/>
        </w:rPr>
        <w:t>Atmospheric Environment. 2013;72:10-23.</w:t>
      </w:r>
    </w:p>
    <w:p w14:paraId="31FC417A" w14:textId="77777777" w:rsidR="002D7CA6" w:rsidRPr="002D7CA6" w:rsidRDefault="002D7CA6" w:rsidP="002D7CA6">
      <w:pPr>
        <w:widowControl/>
        <w:spacing w:after="160" w:line="259" w:lineRule="auto"/>
        <w:jc w:val="left"/>
        <w:rPr>
          <w:rFonts w:ascii="Calibri" w:eastAsia="等线" w:hAnsi="Calibri" w:cs="Times New Roman"/>
          <w:kern w:val="0"/>
          <w:sz w:val="22"/>
        </w:rPr>
      </w:pPr>
      <w:r w:rsidRPr="002D7CA6">
        <w:rPr>
          <w:rFonts w:ascii="Calibri" w:eastAsia="等线" w:hAnsi="Calibri" w:cs="Times New Roman"/>
          <w:kern w:val="0"/>
          <w:sz w:val="22"/>
          <w:lang w:val="nl-NL"/>
        </w:rPr>
        <w:t xml:space="preserve">Eeftens M, Beelen R, de Hoogh K, et al. </w:t>
      </w:r>
      <w:r w:rsidRPr="002D7CA6">
        <w:rPr>
          <w:rFonts w:ascii="Calibri" w:eastAsia="等线" w:hAnsi="Calibri" w:cs="Times New Roman"/>
          <w:kern w:val="0"/>
          <w:sz w:val="22"/>
        </w:rPr>
        <w:t xml:space="preserve">Development of land use regression models for PM2. 5, PM2. 5 absorbance, PM10 and </w:t>
      </w:r>
      <w:proofErr w:type="spellStart"/>
      <w:r w:rsidRPr="002D7CA6">
        <w:rPr>
          <w:rFonts w:ascii="Calibri" w:eastAsia="等线" w:hAnsi="Calibri" w:cs="Times New Roman"/>
          <w:kern w:val="0"/>
          <w:sz w:val="22"/>
        </w:rPr>
        <w:t>PMcoarse</w:t>
      </w:r>
      <w:proofErr w:type="spellEnd"/>
      <w:r w:rsidRPr="002D7CA6">
        <w:rPr>
          <w:rFonts w:ascii="Calibri" w:eastAsia="等线" w:hAnsi="Calibri" w:cs="Times New Roman"/>
          <w:kern w:val="0"/>
          <w:sz w:val="22"/>
        </w:rPr>
        <w:t xml:space="preserve"> in 20 European study areas; results of the ESCAPE project. Environmental science &amp; technology. 2012;46(20):11195-11205.</w:t>
      </w:r>
    </w:p>
    <w:p w14:paraId="3568A0AA" w14:textId="77777777" w:rsidR="002D7CA6" w:rsidRPr="002D7CA6" w:rsidRDefault="002D7CA6" w:rsidP="002D7CA6">
      <w:pPr>
        <w:widowControl/>
        <w:spacing w:after="160" w:line="259" w:lineRule="auto"/>
        <w:jc w:val="left"/>
        <w:rPr>
          <w:rFonts w:ascii="Calibri" w:eastAsia="等线" w:hAnsi="Calibri" w:cs="Times New Roman"/>
          <w:kern w:val="0"/>
          <w:sz w:val="22"/>
        </w:rPr>
      </w:pPr>
      <w:r w:rsidRPr="002D7CA6">
        <w:rPr>
          <w:rFonts w:ascii="Calibri" w:eastAsia="等线" w:hAnsi="Calibri" w:cs="Times New Roman"/>
          <w:kern w:val="0"/>
          <w:sz w:val="22"/>
        </w:rPr>
        <w:t xml:space="preserve">de </w:t>
      </w:r>
      <w:proofErr w:type="spellStart"/>
      <w:r w:rsidRPr="002D7CA6">
        <w:rPr>
          <w:rFonts w:ascii="Calibri" w:eastAsia="等线" w:hAnsi="Calibri" w:cs="Times New Roman"/>
          <w:kern w:val="0"/>
          <w:sz w:val="22"/>
        </w:rPr>
        <w:t>Hoogh</w:t>
      </w:r>
      <w:proofErr w:type="spellEnd"/>
      <w:r w:rsidRPr="002D7CA6">
        <w:rPr>
          <w:rFonts w:ascii="Calibri" w:eastAsia="等线" w:hAnsi="Calibri" w:cs="Times New Roman"/>
          <w:kern w:val="0"/>
          <w:sz w:val="22"/>
        </w:rPr>
        <w:t xml:space="preserve"> K, Wang M, Adam M, et al. Development of land use regression models for particle composition in twenty study areas in Europe. Environmental science &amp; technology. 2013;47(11):5778-5786.</w:t>
      </w:r>
    </w:p>
    <w:p w14:paraId="51E06323" w14:textId="77777777" w:rsidR="002D7CA6" w:rsidRDefault="002D7CA6" w:rsidP="002D7CA6">
      <w:pPr>
        <w:widowControl/>
        <w:spacing w:after="160" w:line="259" w:lineRule="auto"/>
        <w:jc w:val="left"/>
        <w:rPr>
          <w:rFonts w:ascii="Calibri" w:eastAsia="等线" w:hAnsi="Calibri" w:cs="Calibri"/>
          <w:kern w:val="0"/>
          <w:sz w:val="22"/>
        </w:rPr>
      </w:pPr>
      <w:r w:rsidRPr="00D7206D">
        <w:rPr>
          <w:rFonts w:ascii="Calibri" w:eastAsia="等线" w:hAnsi="Calibri" w:cs="Calibri"/>
          <w:kern w:val="0"/>
          <w:sz w:val="22"/>
          <w:lang w:val="nl-NL"/>
        </w:rPr>
        <w:t xml:space="preserve">Yang A, Wang M, Eeftens M, et al. </w:t>
      </w:r>
      <w:r w:rsidRPr="002D7CA6">
        <w:rPr>
          <w:rFonts w:ascii="Calibri" w:eastAsia="等线" w:hAnsi="Calibri" w:cs="Calibri"/>
          <w:kern w:val="0"/>
          <w:sz w:val="22"/>
        </w:rPr>
        <w:t>Spatial variation and land use regression modeling of the oxidative potential of fine particles. Environmental health perspectives. 2015;123(11):1187-1192.</w:t>
      </w:r>
    </w:p>
    <w:p w14:paraId="4A20A6E0" w14:textId="2EA42371" w:rsidR="002D7CA6" w:rsidRDefault="002D7CA6" w:rsidP="002D7CA6">
      <w:pPr>
        <w:widowControl/>
        <w:spacing w:after="160" w:line="259" w:lineRule="auto"/>
        <w:jc w:val="left"/>
        <w:rPr>
          <w:rFonts w:ascii="Calibri" w:eastAsia="等线" w:hAnsi="Calibri" w:cs="Calibri"/>
          <w:kern w:val="0"/>
          <w:sz w:val="22"/>
        </w:rPr>
      </w:pPr>
      <w:r w:rsidRPr="00AB7C04">
        <w:rPr>
          <w:rFonts w:ascii="Calibri" w:eastAsia="等线" w:hAnsi="Calibri" w:cs="Calibri"/>
          <w:kern w:val="0"/>
          <w:sz w:val="22"/>
        </w:rPr>
        <w:t xml:space="preserve">van </w:t>
      </w:r>
      <w:proofErr w:type="spellStart"/>
      <w:r w:rsidRPr="00AB7C04">
        <w:rPr>
          <w:rFonts w:ascii="Calibri" w:eastAsia="等线" w:hAnsi="Calibri" w:cs="Calibri"/>
          <w:kern w:val="0"/>
          <w:sz w:val="22"/>
        </w:rPr>
        <w:t>Nunen</w:t>
      </w:r>
      <w:proofErr w:type="spellEnd"/>
      <w:r w:rsidRPr="00AB7C04">
        <w:rPr>
          <w:rFonts w:ascii="Calibri" w:eastAsia="等线" w:hAnsi="Calibri" w:cs="Calibri"/>
          <w:kern w:val="0"/>
          <w:sz w:val="22"/>
        </w:rPr>
        <w:t xml:space="preserve"> E, Vermeulen R, Tsai MY, Probst-</w:t>
      </w:r>
      <w:proofErr w:type="spellStart"/>
      <w:r w:rsidRPr="00AB7C04">
        <w:rPr>
          <w:rFonts w:ascii="Calibri" w:eastAsia="等线" w:hAnsi="Calibri" w:cs="Calibri"/>
          <w:kern w:val="0"/>
          <w:sz w:val="22"/>
        </w:rPr>
        <w:t>Hensch</w:t>
      </w:r>
      <w:proofErr w:type="spellEnd"/>
      <w:r w:rsidRPr="00AB7C04">
        <w:rPr>
          <w:rFonts w:ascii="Calibri" w:eastAsia="等线" w:hAnsi="Calibri" w:cs="Calibri"/>
          <w:kern w:val="0"/>
          <w:sz w:val="22"/>
        </w:rPr>
        <w:t xml:space="preserve"> N, </w:t>
      </w:r>
      <w:proofErr w:type="spellStart"/>
      <w:r w:rsidRPr="00AB7C04">
        <w:rPr>
          <w:rFonts w:ascii="Calibri" w:eastAsia="等线" w:hAnsi="Calibri" w:cs="Calibri"/>
          <w:kern w:val="0"/>
          <w:sz w:val="22"/>
        </w:rPr>
        <w:t>Ineichen</w:t>
      </w:r>
      <w:proofErr w:type="spellEnd"/>
      <w:r w:rsidRPr="00AB7C04">
        <w:rPr>
          <w:rFonts w:ascii="Calibri" w:eastAsia="等线" w:hAnsi="Calibri" w:cs="Calibri"/>
          <w:kern w:val="0"/>
          <w:sz w:val="22"/>
        </w:rPr>
        <w:t xml:space="preserve"> A, Davey M, et al. 2017. </w:t>
      </w:r>
      <w:r w:rsidRPr="002D7CA6">
        <w:rPr>
          <w:rFonts w:ascii="Calibri" w:eastAsia="等线" w:hAnsi="Calibri" w:cs="Calibri"/>
          <w:kern w:val="0"/>
          <w:sz w:val="22"/>
        </w:rPr>
        <w:t xml:space="preserve">Land use regression models for ultrafine particles in six </w:t>
      </w:r>
      <w:r w:rsidR="00332F97">
        <w:rPr>
          <w:rFonts w:ascii="Calibri" w:eastAsia="等线" w:hAnsi="Calibri" w:cs="Calibri"/>
          <w:kern w:val="0"/>
          <w:sz w:val="22"/>
        </w:rPr>
        <w:t>E</w:t>
      </w:r>
      <w:r w:rsidRPr="002D7CA6">
        <w:rPr>
          <w:rFonts w:ascii="Calibri" w:eastAsia="等线" w:hAnsi="Calibri" w:cs="Calibri"/>
          <w:kern w:val="0"/>
          <w:sz w:val="22"/>
        </w:rPr>
        <w:t>uropean areas. Environ Sci Technol 51:3336-3345.</w:t>
      </w:r>
    </w:p>
    <w:p w14:paraId="06319708" w14:textId="77777777" w:rsidR="001A1C5E" w:rsidRDefault="001A1C5E" w:rsidP="002D7CA6">
      <w:pPr>
        <w:widowControl/>
        <w:spacing w:after="160" w:line="259" w:lineRule="auto"/>
        <w:jc w:val="left"/>
        <w:rPr>
          <w:rFonts w:ascii="Calibri" w:eastAsia="等线" w:hAnsi="Calibri" w:cs="Calibri"/>
          <w:kern w:val="0"/>
          <w:sz w:val="22"/>
        </w:rPr>
        <w:sectPr w:rsidR="001A1C5E" w:rsidSect="00000AF0">
          <w:pgSz w:w="16838" w:h="11906" w:orient="landscape"/>
          <w:pgMar w:top="1440" w:right="1440" w:bottom="1440" w:left="1440" w:header="708" w:footer="708" w:gutter="0"/>
          <w:cols w:space="708"/>
          <w:docGrid w:linePitch="360"/>
        </w:sectPr>
      </w:pPr>
    </w:p>
    <w:p w14:paraId="0FA2CAE8" w14:textId="618B61FC" w:rsidR="001A1C5E" w:rsidRPr="005A0646" w:rsidRDefault="001A1C5E" w:rsidP="001A1C5E">
      <w:pPr>
        <w:widowControl/>
        <w:spacing w:after="160" w:line="259" w:lineRule="auto"/>
        <w:jc w:val="center"/>
        <w:rPr>
          <w:rFonts w:ascii="Calibri" w:eastAsia="等线" w:hAnsi="Calibri" w:cs="Times New Roman"/>
          <w:kern w:val="0"/>
          <w:sz w:val="22"/>
        </w:rPr>
      </w:pPr>
      <w:r w:rsidRPr="005A0646">
        <w:rPr>
          <w:rFonts w:ascii="Calibri" w:eastAsia="等线" w:hAnsi="Calibri" w:cs="Times New Roman" w:hint="eastAsia"/>
          <w:b/>
          <w:bCs/>
          <w:kern w:val="0"/>
          <w:sz w:val="22"/>
        </w:rPr>
        <w:lastRenderedPageBreak/>
        <w:t>Table</w:t>
      </w:r>
      <w:r w:rsidRPr="005A0646">
        <w:rPr>
          <w:rFonts w:ascii="Calibri" w:eastAsia="等线" w:hAnsi="Calibri" w:cs="Times New Roman"/>
          <w:b/>
          <w:bCs/>
          <w:kern w:val="0"/>
          <w:sz w:val="22"/>
        </w:rPr>
        <w:t xml:space="preserve"> </w:t>
      </w:r>
      <w:r>
        <w:rPr>
          <w:rFonts w:ascii="Calibri" w:eastAsia="等线" w:hAnsi="Calibri" w:cs="Times New Roman"/>
          <w:b/>
          <w:bCs/>
          <w:kern w:val="0"/>
          <w:sz w:val="22"/>
        </w:rPr>
        <w:t>S2</w:t>
      </w:r>
      <w:r w:rsidRPr="005A0646">
        <w:rPr>
          <w:rFonts w:ascii="Calibri" w:eastAsia="等线" w:hAnsi="Calibri" w:cs="Times New Roman"/>
          <w:kern w:val="0"/>
          <w:sz w:val="22"/>
        </w:rPr>
        <w:t xml:space="preserve"> </w:t>
      </w:r>
      <w:r w:rsidRPr="005A0646">
        <w:rPr>
          <w:rFonts w:ascii="Calibri" w:eastAsia="等线" w:hAnsi="Calibri" w:cs="Times New Roman" w:hint="eastAsia"/>
          <w:kern w:val="0"/>
          <w:sz w:val="22"/>
        </w:rPr>
        <w:t>De</w:t>
      </w:r>
      <w:r w:rsidRPr="005A0646">
        <w:rPr>
          <w:rFonts w:ascii="Calibri" w:eastAsia="等线" w:hAnsi="Calibri" w:cs="Times New Roman"/>
          <w:kern w:val="0"/>
          <w:sz w:val="22"/>
        </w:rPr>
        <w:t>mographic and clinical characteristics of participants</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gridCol w:w="1873"/>
        <w:gridCol w:w="1873"/>
        <w:gridCol w:w="1012"/>
      </w:tblGrid>
      <w:tr w:rsidR="001A1C5E" w:rsidRPr="007B732E" w14:paraId="423D31BB" w14:textId="77777777" w:rsidTr="004C3696">
        <w:tc>
          <w:tcPr>
            <w:tcW w:w="3548" w:type="dxa"/>
            <w:tcBorders>
              <w:top w:val="single" w:sz="4" w:space="0" w:color="auto"/>
              <w:bottom w:val="single" w:sz="4" w:space="0" w:color="auto"/>
            </w:tcBorders>
          </w:tcPr>
          <w:p w14:paraId="734EF10F"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Characteristics</w:t>
            </w:r>
          </w:p>
        </w:tc>
        <w:tc>
          <w:tcPr>
            <w:tcW w:w="1873" w:type="dxa"/>
            <w:tcBorders>
              <w:top w:val="single" w:sz="4" w:space="0" w:color="auto"/>
              <w:bottom w:val="single" w:sz="4" w:space="0" w:color="auto"/>
            </w:tcBorders>
          </w:tcPr>
          <w:p w14:paraId="3682B0EE" w14:textId="13E2A5A6" w:rsidR="001A1C5E" w:rsidRPr="007B732E" w:rsidRDefault="001A1C5E" w:rsidP="004C3696">
            <w:pPr>
              <w:widowControl/>
              <w:jc w:val="center"/>
              <w:rPr>
                <w:rFonts w:ascii="Calibri" w:eastAsia="等线" w:hAnsi="Calibri" w:cs="Times New Roman"/>
                <w:vertAlign w:val="superscript"/>
                <w:lang w:val="en-US"/>
              </w:rPr>
            </w:pPr>
            <w:r w:rsidRPr="007B732E">
              <w:rPr>
                <w:rFonts w:ascii="Calibri" w:eastAsia="等线" w:hAnsi="Calibri" w:cs="Times New Roman"/>
                <w:lang w:val="en-US"/>
              </w:rPr>
              <w:t>ALS (n=1</w:t>
            </w:r>
            <w:r>
              <w:rPr>
                <w:rFonts w:ascii="Calibri" w:eastAsia="等线" w:hAnsi="Calibri" w:cs="Times New Roman"/>
                <w:lang w:val="en-US"/>
              </w:rPr>
              <w:t>,636</w:t>
            </w:r>
            <w:r w:rsidRPr="007B732E">
              <w:rPr>
                <w:rFonts w:ascii="Calibri" w:eastAsia="等线" w:hAnsi="Calibri" w:cs="Times New Roman"/>
                <w:lang w:val="en-US"/>
              </w:rPr>
              <w:t>)</w:t>
            </w:r>
            <w:r w:rsidRPr="007B732E">
              <w:rPr>
                <w:rFonts w:ascii="Calibri" w:eastAsia="等线" w:hAnsi="Calibri" w:cs="Times New Roman"/>
                <w:vertAlign w:val="superscript"/>
                <w:lang w:val="en-US"/>
              </w:rPr>
              <w:t>a</w:t>
            </w:r>
          </w:p>
        </w:tc>
        <w:tc>
          <w:tcPr>
            <w:tcW w:w="1873" w:type="dxa"/>
            <w:tcBorders>
              <w:top w:val="single" w:sz="4" w:space="0" w:color="auto"/>
              <w:bottom w:val="single" w:sz="4" w:space="0" w:color="auto"/>
            </w:tcBorders>
          </w:tcPr>
          <w:p w14:paraId="4ECA6444" w14:textId="78F9A04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Control (n=4</w:t>
            </w:r>
            <w:r>
              <w:rPr>
                <w:rFonts w:ascii="Calibri" w:eastAsia="等线" w:hAnsi="Calibri" w:cs="Times New Roman"/>
                <w:lang w:val="en-US"/>
              </w:rPr>
              <w:t>,</w:t>
            </w:r>
            <w:r w:rsidRPr="007B732E">
              <w:rPr>
                <w:rFonts w:ascii="Calibri" w:eastAsia="等线" w:hAnsi="Calibri" w:cs="Times New Roman"/>
                <w:lang w:val="en-US"/>
              </w:rPr>
              <w:t>024)</w:t>
            </w:r>
          </w:p>
        </w:tc>
        <w:tc>
          <w:tcPr>
            <w:tcW w:w="1012" w:type="dxa"/>
            <w:tcBorders>
              <w:top w:val="single" w:sz="4" w:space="0" w:color="auto"/>
              <w:bottom w:val="single" w:sz="4" w:space="0" w:color="auto"/>
            </w:tcBorders>
          </w:tcPr>
          <w:p w14:paraId="45755B52" w14:textId="77777777" w:rsidR="001A1C5E" w:rsidRPr="007B732E" w:rsidRDefault="001A1C5E" w:rsidP="004C3696">
            <w:pPr>
              <w:widowControl/>
              <w:jc w:val="center"/>
              <w:rPr>
                <w:rFonts w:ascii="Calibri" w:eastAsia="等线" w:hAnsi="Calibri" w:cs="Times New Roman"/>
                <w:vertAlign w:val="superscript"/>
                <w:lang w:val="en-US"/>
              </w:rPr>
            </w:pPr>
            <w:r w:rsidRPr="007B732E">
              <w:rPr>
                <w:rFonts w:ascii="Calibri" w:eastAsia="等线" w:hAnsi="Calibri" w:cs="Times New Roman"/>
                <w:i/>
                <w:iCs/>
                <w:lang w:val="en-US"/>
              </w:rPr>
              <w:t>P</w:t>
            </w:r>
            <w:r w:rsidRPr="007B732E">
              <w:rPr>
                <w:rFonts w:ascii="Calibri" w:eastAsia="等线" w:hAnsi="Calibri" w:cs="Times New Roman"/>
                <w:lang w:val="en-US"/>
              </w:rPr>
              <w:t>-</w:t>
            </w:r>
            <w:proofErr w:type="spellStart"/>
            <w:r w:rsidRPr="007B732E">
              <w:rPr>
                <w:rFonts w:ascii="Calibri" w:eastAsia="等线" w:hAnsi="Calibri" w:cs="Times New Roman"/>
                <w:lang w:val="en-US"/>
              </w:rPr>
              <w:t>value</w:t>
            </w:r>
            <w:r w:rsidRPr="007B732E">
              <w:rPr>
                <w:rFonts w:ascii="Calibri" w:eastAsia="等线" w:hAnsi="Calibri" w:cs="Times New Roman"/>
                <w:vertAlign w:val="superscript"/>
                <w:lang w:val="en-US"/>
              </w:rPr>
              <w:t>b</w:t>
            </w:r>
            <w:proofErr w:type="spellEnd"/>
          </w:p>
        </w:tc>
      </w:tr>
      <w:tr w:rsidR="001A1C5E" w:rsidRPr="007B732E" w14:paraId="06D4ED2F" w14:textId="77777777" w:rsidTr="004C3696">
        <w:tc>
          <w:tcPr>
            <w:tcW w:w="3548" w:type="dxa"/>
            <w:tcBorders>
              <w:top w:val="single" w:sz="4" w:space="0" w:color="auto"/>
            </w:tcBorders>
          </w:tcPr>
          <w:p w14:paraId="40A99DB6"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Male, n(%)</w:t>
            </w:r>
          </w:p>
        </w:tc>
        <w:tc>
          <w:tcPr>
            <w:tcW w:w="1873" w:type="dxa"/>
            <w:tcBorders>
              <w:top w:val="single" w:sz="4" w:space="0" w:color="auto"/>
            </w:tcBorders>
          </w:tcPr>
          <w:p w14:paraId="46143399" w14:textId="77777777" w:rsidR="001A1C5E" w:rsidRPr="007B732E" w:rsidRDefault="001A1C5E" w:rsidP="004C3696">
            <w:pPr>
              <w:widowControl/>
              <w:jc w:val="center"/>
              <w:rPr>
                <w:rFonts w:ascii="Calibri" w:eastAsia="等线" w:hAnsi="Calibri" w:cs="Times New Roman"/>
                <w:lang w:val="en-US"/>
              </w:rPr>
            </w:pPr>
            <w:r>
              <w:rPr>
                <w:rFonts w:ascii="Calibri" w:eastAsia="等线" w:hAnsi="Calibri" w:cs="Times New Roman"/>
                <w:lang w:val="en-US"/>
              </w:rPr>
              <w:t>994</w:t>
            </w:r>
            <w:r w:rsidRPr="007B732E">
              <w:rPr>
                <w:rFonts w:ascii="Calibri" w:eastAsia="等线" w:hAnsi="Calibri" w:cs="Times New Roman"/>
                <w:lang w:val="en-US"/>
              </w:rPr>
              <w:t xml:space="preserve"> (</w:t>
            </w:r>
            <w:r>
              <w:rPr>
                <w:rFonts w:ascii="Calibri" w:eastAsia="等线" w:hAnsi="Calibri" w:cs="Times New Roman"/>
                <w:lang w:val="en-US"/>
              </w:rPr>
              <w:t>60.8</w:t>
            </w:r>
            <w:r w:rsidRPr="007B732E">
              <w:rPr>
                <w:rFonts w:ascii="Calibri" w:eastAsia="等线" w:hAnsi="Calibri" w:cs="Times New Roman"/>
                <w:lang w:val="en-US"/>
              </w:rPr>
              <w:t>)</w:t>
            </w:r>
          </w:p>
        </w:tc>
        <w:tc>
          <w:tcPr>
            <w:tcW w:w="1873" w:type="dxa"/>
            <w:tcBorders>
              <w:top w:val="single" w:sz="4" w:space="0" w:color="auto"/>
            </w:tcBorders>
          </w:tcPr>
          <w:p w14:paraId="100C3E51"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2703 (67.2)</w:t>
            </w:r>
          </w:p>
        </w:tc>
        <w:tc>
          <w:tcPr>
            <w:tcW w:w="1012" w:type="dxa"/>
            <w:tcBorders>
              <w:top w:val="single" w:sz="4" w:space="0" w:color="auto"/>
            </w:tcBorders>
          </w:tcPr>
          <w:p w14:paraId="40BF52B6"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&lt;0.001</w:t>
            </w:r>
          </w:p>
        </w:tc>
      </w:tr>
      <w:tr w:rsidR="001A1C5E" w:rsidRPr="007B732E" w14:paraId="6EFBB5CC" w14:textId="77777777" w:rsidTr="004C3696">
        <w:tc>
          <w:tcPr>
            <w:tcW w:w="3548" w:type="dxa"/>
          </w:tcPr>
          <w:p w14:paraId="319BC81E"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Age, median (IQR)</w:t>
            </w:r>
          </w:p>
        </w:tc>
        <w:tc>
          <w:tcPr>
            <w:tcW w:w="1873" w:type="dxa"/>
          </w:tcPr>
          <w:p w14:paraId="4058E889"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64.</w:t>
            </w:r>
            <w:r>
              <w:rPr>
                <w:rFonts w:ascii="Calibri" w:eastAsia="等线" w:hAnsi="Calibri" w:cs="Times New Roman"/>
                <w:lang w:val="en-US"/>
              </w:rPr>
              <w:t>4</w:t>
            </w:r>
            <w:r w:rsidRPr="007B732E">
              <w:rPr>
                <w:rFonts w:ascii="Calibri" w:eastAsia="等线" w:hAnsi="Calibri" w:cs="Times New Roman"/>
                <w:lang w:val="en-US"/>
              </w:rPr>
              <w:t xml:space="preserve"> (</w:t>
            </w:r>
            <w:r>
              <w:rPr>
                <w:rFonts w:ascii="Calibri" w:eastAsia="等线" w:hAnsi="Calibri" w:cs="Times New Roman"/>
                <w:lang w:val="en-US"/>
              </w:rPr>
              <w:t>10.6</w:t>
            </w:r>
            <w:r w:rsidRPr="007B732E">
              <w:rPr>
                <w:rFonts w:ascii="Calibri" w:eastAsia="等线" w:hAnsi="Calibri" w:cs="Times New Roman"/>
                <w:lang w:val="en-US"/>
              </w:rPr>
              <w:t>)</w:t>
            </w:r>
          </w:p>
        </w:tc>
        <w:tc>
          <w:tcPr>
            <w:tcW w:w="1873" w:type="dxa"/>
          </w:tcPr>
          <w:p w14:paraId="2DDDAE1B"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63.8 (9.8)</w:t>
            </w:r>
          </w:p>
        </w:tc>
        <w:tc>
          <w:tcPr>
            <w:tcW w:w="1012" w:type="dxa"/>
          </w:tcPr>
          <w:p w14:paraId="2C6D0F96"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0.007</w:t>
            </w:r>
          </w:p>
        </w:tc>
      </w:tr>
      <w:tr w:rsidR="001A1C5E" w:rsidRPr="007B732E" w14:paraId="66288267" w14:textId="77777777" w:rsidTr="004C3696">
        <w:tc>
          <w:tcPr>
            <w:tcW w:w="3548" w:type="dxa"/>
          </w:tcPr>
          <w:p w14:paraId="497A37D0"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Bulbar site of onset, n(%)</w:t>
            </w:r>
          </w:p>
        </w:tc>
        <w:tc>
          <w:tcPr>
            <w:tcW w:w="1873" w:type="dxa"/>
          </w:tcPr>
          <w:p w14:paraId="70BC0532" w14:textId="77777777" w:rsidR="001A1C5E" w:rsidRPr="007B732E" w:rsidRDefault="001A1C5E" w:rsidP="004C3696">
            <w:pPr>
              <w:widowControl/>
              <w:jc w:val="center"/>
              <w:rPr>
                <w:rFonts w:ascii="Calibri" w:eastAsia="等线" w:hAnsi="Calibri" w:cs="Times New Roman"/>
                <w:lang w:val="en-US"/>
              </w:rPr>
            </w:pPr>
            <w:r>
              <w:rPr>
                <w:rFonts w:ascii="Calibri" w:eastAsia="等线" w:hAnsi="Calibri" w:cs="Times New Roman"/>
                <w:lang w:val="en-US"/>
              </w:rPr>
              <w:t>557</w:t>
            </w:r>
            <w:r w:rsidRPr="007B732E">
              <w:rPr>
                <w:rFonts w:ascii="Calibri" w:eastAsia="等线" w:hAnsi="Calibri" w:cs="Times New Roman"/>
                <w:lang w:val="en-US"/>
              </w:rPr>
              <w:t xml:space="preserve"> (3</w:t>
            </w:r>
            <w:r>
              <w:rPr>
                <w:rFonts w:ascii="Calibri" w:eastAsia="等线" w:hAnsi="Calibri" w:cs="Times New Roman"/>
                <w:lang w:val="en-US"/>
              </w:rPr>
              <w:t>4.0</w:t>
            </w:r>
            <w:r w:rsidRPr="007B732E">
              <w:rPr>
                <w:rFonts w:ascii="Calibri" w:eastAsia="等线" w:hAnsi="Calibri" w:cs="Times New Roman"/>
                <w:lang w:val="en-US"/>
              </w:rPr>
              <w:t>)</w:t>
            </w:r>
          </w:p>
        </w:tc>
        <w:tc>
          <w:tcPr>
            <w:tcW w:w="1873" w:type="dxa"/>
          </w:tcPr>
          <w:p w14:paraId="782038CF" w14:textId="77777777" w:rsidR="001A1C5E" w:rsidRPr="007B732E" w:rsidRDefault="001A1C5E" w:rsidP="004C3696">
            <w:pPr>
              <w:widowControl/>
              <w:jc w:val="center"/>
              <w:rPr>
                <w:rFonts w:ascii="Calibri" w:eastAsia="等线" w:hAnsi="Calibri" w:cs="Times New Roman"/>
                <w:lang w:val="en-US"/>
              </w:rPr>
            </w:pPr>
          </w:p>
        </w:tc>
        <w:tc>
          <w:tcPr>
            <w:tcW w:w="1012" w:type="dxa"/>
          </w:tcPr>
          <w:p w14:paraId="073061E7"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w:t>
            </w:r>
          </w:p>
        </w:tc>
      </w:tr>
      <w:tr w:rsidR="001A1C5E" w:rsidRPr="007B732E" w14:paraId="6736237A" w14:textId="77777777" w:rsidTr="004C3696">
        <w:tc>
          <w:tcPr>
            <w:tcW w:w="3548" w:type="dxa"/>
          </w:tcPr>
          <w:p w14:paraId="3B1F9F0E" w14:textId="77777777" w:rsidR="001A1C5E" w:rsidRPr="007B732E" w:rsidRDefault="001A1C5E" w:rsidP="004C3696">
            <w:pPr>
              <w:widowControl/>
              <w:jc w:val="left"/>
              <w:rPr>
                <w:rFonts w:ascii="Calibri" w:eastAsia="等线" w:hAnsi="Calibri" w:cs="Times New Roman"/>
              </w:rPr>
            </w:pPr>
            <w:r>
              <w:rPr>
                <w:rFonts w:ascii="Calibri" w:eastAsia="等线" w:hAnsi="Calibri" w:cs="Times New Roman" w:hint="eastAsia"/>
              </w:rPr>
              <w:t>C</w:t>
            </w:r>
            <w:r>
              <w:rPr>
                <w:rFonts w:ascii="Calibri" w:eastAsia="等线" w:hAnsi="Calibri" w:cs="Times New Roman"/>
              </w:rPr>
              <w:t>9</w:t>
            </w:r>
            <w:r w:rsidRPr="003B1E3F">
              <w:rPr>
                <w:rFonts w:ascii="Calibri" w:eastAsia="等线" w:hAnsi="Calibri" w:cs="Times New Roman"/>
                <w:i/>
                <w:iCs/>
              </w:rPr>
              <w:t>orf</w:t>
            </w:r>
            <w:r>
              <w:rPr>
                <w:rFonts w:ascii="Calibri" w:eastAsia="等线" w:hAnsi="Calibri" w:cs="Times New Roman"/>
              </w:rPr>
              <w:t xml:space="preserve">72 repeat expansion, </w:t>
            </w:r>
            <w:r>
              <w:rPr>
                <w:rFonts w:ascii="Calibri" w:eastAsia="等线" w:hAnsi="Calibri" w:cs="Times New Roman" w:hint="eastAsia"/>
              </w:rPr>
              <w:t>n</w:t>
            </w:r>
            <w:r>
              <w:rPr>
                <w:rFonts w:ascii="Calibri" w:eastAsia="等线" w:hAnsi="Calibri" w:cs="Times New Roman"/>
              </w:rPr>
              <w:t>(%)</w:t>
            </w:r>
          </w:p>
        </w:tc>
        <w:tc>
          <w:tcPr>
            <w:tcW w:w="1873" w:type="dxa"/>
          </w:tcPr>
          <w:p w14:paraId="4725BCAB" w14:textId="77777777" w:rsidR="001A1C5E" w:rsidRDefault="001A1C5E" w:rsidP="004C3696">
            <w:pPr>
              <w:widowControl/>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 xml:space="preserve">9 (5.4) </w:t>
            </w:r>
          </w:p>
        </w:tc>
        <w:tc>
          <w:tcPr>
            <w:tcW w:w="1873" w:type="dxa"/>
          </w:tcPr>
          <w:p w14:paraId="0DC3CB22" w14:textId="77777777" w:rsidR="001A1C5E" w:rsidRPr="007B732E" w:rsidRDefault="001A1C5E" w:rsidP="004C3696">
            <w:pPr>
              <w:widowControl/>
              <w:jc w:val="center"/>
              <w:rPr>
                <w:rFonts w:ascii="Calibri" w:eastAsia="等线" w:hAnsi="Calibri" w:cs="Times New Roman"/>
              </w:rPr>
            </w:pPr>
            <w:r>
              <w:rPr>
                <w:rFonts w:ascii="Calibri" w:eastAsia="等线" w:hAnsi="Calibri" w:cs="Times New Roman" w:hint="eastAsia"/>
              </w:rPr>
              <w:t>-</w:t>
            </w:r>
          </w:p>
        </w:tc>
        <w:tc>
          <w:tcPr>
            <w:tcW w:w="1012" w:type="dxa"/>
          </w:tcPr>
          <w:p w14:paraId="2B54971E" w14:textId="77777777" w:rsidR="001A1C5E" w:rsidRPr="007B732E" w:rsidRDefault="001A1C5E" w:rsidP="004C3696">
            <w:pPr>
              <w:widowControl/>
              <w:jc w:val="center"/>
              <w:rPr>
                <w:rFonts w:ascii="Calibri" w:eastAsia="等线" w:hAnsi="Calibri" w:cs="Times New Roman"/>
              </w:rPr>
            </w:pPr>
            <w:r>
              <w:rPr>
                <w:rFonts w:ascii="Calibri" w:eastAsia="等线" w:hAnsi="Calibri" w:cs="Times New Roman" w:hint="eastAsia"/>
              </w:rPr>
              <w:t>-</w:t>
            </w:r>
          </w:p>
        </w:tc>
      </w:tr>
      <w:tr w:rsidR="001A1C5E" w:rsidRPr="007B732E" w14:paraId="014FF049" w14:textId="77777777" w:rsidTr="004C3696">
        <w:tc>
          <w:tcPr>
            <w:tcW w:w="3548" w:type="dxa"/>
          </w:tcPr>
          <w:p w14:paraId="22FBE766"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El Escorial classification, n(%)</w:t>
            </w:r>
          </w:p>
        </w:tc>
        <w:tc>
          <w:tcPr>
            <w:tcW w:w="1873" w:type="dxa"/>
          </w:tcPr>
          <w:p w14:paraId="34E8F2FF" w14:textId="77777777" w:rsidR="001A1C5E" w:rsidRPr="007B732E" w:rsidRDefault="001A1C5E" w:rsidP="004C3696">
            <w:pPr>
              <w:widowControl/>
              <w:jc w:val="center"/>
              <w:rPr>
                <w:rFonts w:ascii="Calibri" w:eastAsia="等线" w:hAnsi="Calibri" w:cs="Times New Roman"/>
                <w:lang w:val="en-US"/>
              </w:rPr>
            </w:pPr>
          </w:p>
        </w:tc>
        <w:tc>
          <w:tcPr>
            <w:tcW w:w="1873" w:type="dxa"/>
          </w:tcPr>
          <w:p w14:paraId="67BEEA4A" w14:textId="77777777" w:rsidR="001A1C5E" w:rsidRPr="007B732E" w:rsidRDefault="001A1C5E" w:rsidP="004C3696">
            <w:pPr>
              <w:widowControl/>
              <w:jc w:val="center"/>
              <w:rPr>
                <w:rFonts w:ascii="Calibri" w:eastAsia="等线" w:hAnsi="Calibri" w:cs="Times New Roman"/>
                <w:lang w:val="en-US"/>
              </w:rPr>
            </w:pPr>
          </w:p>
        </w:tc>
        <w:tc>
          <w:tcPr>
            <w:tcW w:w="1012" w:type="dxa"/>
          </w:tcPr>
          <w:p w14:paraId="222F07EE"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w:t>
            </w:r>
          </w:p>
        </w:tc>
      </w:tr>
      <w:tr w:rsidR="001A1C5E" w:rsidRPr="007B732E" w14:paraId="024E9515" w14:textId="77777777" w:rsidTr="004C3696">
        <w:tc>
          <w:tcPr>
            <w:tcW w:w="3548" w:type="dxa"/>
          </w:tcPr>
          <w:p w14:paraId="72C1C42F"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Definite</w:t>
            </w:r>
          </w:p>
        </w:tc>
        <w:tc>
          <w:tcPr>
            <w:tcW w:w="1873" w:type="dxa"/>
          </w:tcPr>
          <w:p w14:paraId="0E902A9A"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3</w:t>
            </w:r>
            <w:r>
              <w:rPr>
                <w:rFonts w:ascii="Calibri" w:eastAsia="等线" w:hAnsi="Calibri" w:cs="Times New Roman"/>
                <w:lang w:val="en-US"/>
              </w:rPr>
              <w:t>27</w:t>
            </w:r>
            <w:r w:rsidRPr="007B732E">
              <w:rPr>
                <w:rFonts w:ascii="Calibri" w:eastAsia="等线" w:hAnsi="Calibri" w:cs="Times New Roman"/>
                <w:lang w:val="en-US"/>
              </w:rPr>
              <w:t xml:space="preserve"> </w:t>
            </w:r>
            <w:r>
              <w:rPr>
                <w:rFonts w:ascii="Calibri" w:eastAsia="等线" w:hAnsi="Calibri" w:cs="Times New Roman" w:hint="eastAsia"/>
                <w:lang w:val="en-US"/>
              </w:rPr>
              <w:t>(</w:t>
            </w:r>
            <w:r>
              <w:rPr>
                <w:rFonts w:ascii="Calibri" w:eastAsia="等线" w:hAnsi="Calibri" w:cs="Times New Roman"/>
                <w:lang w:val="en-US"/>
              </w:rPr>
              <w:t>20.0</w:t>
            </w:r>
            <w:r w:rsidRPr="007B732E">
              <w:rPr>
                <w:rFonts w:ascii="Calibri" w:eastAsia="等线" w:hAnsi="Calibri" w:cs="Times New Roman"/>
                <w:lang w:val="en-US"/>
              </w:rPr>
              <w:t>)</w:t>
            </w:r>
          </w:p>
        </w:tc>
        <w:tc>
          <w:tcPr>
            <w:tcW w:w="1873" w:type="dxa"/>
          </w:tcPr>
          <w:p w14:paraId="4BBF07C6"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w:t>
            </w:r>
          </w:p>
        </w:tc>
        <w:tc>
          <w:tcPr>
            <w:tcW w:w="1012" w:type="dxa"/>
          </w:tcPr>
          <w:p w14:paraId="7A9A08C0" w14:textId="77777777" w:rsidR="001A1C5E" w:rsidRPr="007B732E" w:rsidRDefault="001A1C5E" w:rsidP="004C3696">
            <w:pPr>
              <w:widowControl/>
              <w:jc w:val="center"/>
              <w:rPr>
                <w:rFonts w:ascii="Calibri" w:eastAsia="等线" w:hAnsi="Calibri" w:cs="Times New Roman"/>
                <w:lang w:val="en-US"/>
              </w:rPr>
            </w:pPr>
          </w:p>
        </w:tc>
      </w:tr>
      <w:tr w:rsidR="001A1C5E" w:rsidRPr="007B732E" w14:paraId="583D3EC2" w14:textId="77777777" w:rsidTr="004C3696">
        <w:tc>
          <w:tcPr>
            <w:tcW w:w="3548" w:type="dxa"/>
          </w:tcPr>
          <w:p w14:paraId="1BB9E653"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Probable</w:t>
            </w:r>
          </w:p>
        </w:tc>
        <w:tc>
          <w:tcPr>
            <w:tcW w:w="1873" w:type="dxa"/>
          </w:tcPr>
          <w:p w14:paraId="45C5D1A0" w14:textId="77777777" w:rsidR="001A1C5E" w:rsidRPr="007B732E" w:rsidRDefault="001A1C5E" w:rsidP="004C3696">
            <w:pPr>
              <w:widowControl/>
              <w:jc w:val="center"/>
              <w:rPr>
                <w:rFonts w:ascii="Calibri" w:eastAsia="等线" w:hAnsi="Calibri" w:cs="Times New Roman"/>
                <w:lang w:val="en-US"/>
              </w:rPr>
            </w:pPr>
            <w:r>
              <w:rPr>
                <w:rFonts w:ascii="Calibri" w:eastAsia="等线" w:hAnsi="Calibri" w:cs="Times New Roman"/>
                <w:lang w:val="en-US"/>
              </w:rPr>
              <w:t>669</w:t>
            </w:r>
            <w:r w:rsidRPr="007B732E">
              <w:rPr>
                <w:rFonts w:ascii="Calibri" w:eastAsia="等线" w:hAnsi="Calibri" w:cs="Times New Roman"/>
                <w:lang w:val="en-US"/>
              </w:rPr>
              <w:t xml:space="preserve"> (</w:t>
            </w:r>
            <w:r>
              <w:rPr>
                <w:rFonts w:ascii="Calibri" w:eastAsia="等线" w:hAnsi="Calibri" w:cs="Times New Roman"/>
                <w:lang w:val="en-US"/>
              </w:rPr>
              <w:t>40.9</w:t>
            </w:r>
            <w:r w:rsidRPr="007B732E">
              <w:rPr>
                <w:rFonts w:ascii="Calibri" w:eastAsia="等线" w:hAnsi="Calibri" w:cs="Times New Roman"/>
                <w:lang w:val="en-US"/>
              </w:rPr>
              <w:t>)</w:t>
            </w:r>
          </w:p>
        </w:tc>
        <w:tc>
          <w:tcPr>
            <w:tcW w:w="1873" w:type="dxa"/>
          </w:tcPr>
          <w:p w14:paraId="5107BEF1"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w:t>
            </w:r>
          </w:p>
        </w:tc>
        <w:tc>
          <w:tcPr>
            <w:tcW w:w="1012" w:type="dxa"/>
          </w:tcPr>
          <w:p w14:paraId="3134F8E5" w14:textId="77777777" w:rsidR="001A1C5E" w:rsidRPr="007B732E" w:rsidRDefault="001A1C5E" w:rsidP="004C3696">
            <w:pPr>
              <w:widowControl/>
              <w:jc w:val="center"/>
              <w:rPr>
                <w:rFonts w:ascii="Calibri" w:eastAsia="等线" w:hAnsi="Calibri" w:cs="Times New Roman"/>
                <w:lang w:val="en-US"/>
              </w:rPr>
            </w:pPr>
          </w:p>
        </w:tc>
      </w:tr>
      <w:tr w:rsidR="001A1C5E" w:rsidRPr="007B732E" w14:paraId="03FADD9E" w14:textId="77777777" w:rsidTr="004C3696">
        <w:tc>
          <w:tcPr>
            <w:tcW w:w="3548" w:type="dxa"/>
          </w:tcPr>
          <w:p w14:paraId="409D82F3"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Probable lab supported</w:t>
            </w:r>
          </w:p>
        </w:tc>
        <w:tc>
          <w:tcPr>
            <w:tcW w:w="1873" w:type="dxa"/>
          </w:tcPr>
          <w:p w14:paraId="75B58262"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3</w:t>
            </w:r>
            <w:r>
              <w:rPr>
                <w:rFonts w:ascii="Calibri" w:eastAsia="等线" w:hAnsi="Calibri" w:cs="Times New Roman"/>
                <w:lang w:val="en-US"/>
              </w:rPr>
              <w:t>35</w:t>
            </w:r>
            <w:r w:rsidRPr="007B732E">
              <w:rPr>
                <w:rFonts w:ascii="Calibri" w:eastAsia="等线" w:hAnsi="Calibri" w:cs="Times New Roman"/>
                <w:lang w:val="en-US"/>
              </w:rPr>
              <w:t xml:space="preserve"> (</w:t>
            </w:r>
            <w:r>
              <w:rPr>
                <w:rFonts w:ascii="Calibri" w:eastAsia="等线" w:hAnsi="Calibri" w:cs="Times New Roman"/>
                <w:lang w:val="en-US"/>
              </w:rPr>
              <w:t>20.5</w:t>
            </w:r>
            <w:r w:rsidRPr="007B732E">
              <w:rPr>
                <w:rFonts w:ascii="Calibri" w:eastAsia="等线" w:hAnsi="Calibri" w:cs="Times New Roman"/>
                <w:lang w:val="en-US"/>
              </w:rPr>
              <w:t>)</w:t>
            </w:r>
          </w:p>
        </w:tc>
        <w:tc>
          <w:tcPr>
            <w:tcW w:w="1873" w:type="dxa"/>
          </w:tcPr>
          <w:p w14:paraId="4F57EF33"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w:t>
            </w:r>
          </w:p>
        </w:tc>
        <w:tc>
          <w:tcPr>
            <w:tcW w:w="1012" w:type="dxa"/>
          </w:tcPr>
          <w:p w14:paraId="7B804C45" w14:textId="77777777" w:rsidR="001A1C5E" w:rsidRPr="007B732E" w:rsidRDefault="001A1C5E" w:rsidP="004C3696">
            <w:pPr>
              <w:widowControl/>
              <w:jc w:val="center"/>
              <w:rPr>
                <w:rFonts w:ascii="Calibri" w:eastAsia="等线" w:hAnsi="Calibri" w:cs="Times New Roman"/>
                <w:lang w:val="en-US"/>
              </w:rPr>
            </w:pPr>
          </w:p>
        </w:tc>
      </w:tr>
      <w:tr w:rsidR="001A1C5E" w:rsidRPr="007B732E" w14:paraId="070BFEAA" w14:textId="77777777" w:rsidTr="004C3696">
        <w:tc>
          <w:tcPr>
            <w:tcW w:w="3548" w:type="dxa"/>
          </w:tcPr>
          <w:p w14:paraId="4A14B543"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Possible</w:t>
            </w:r>
          </w:p>
        </w:tc>
        <w:tc>
          <w:tcPr>
            <w:tcW w:w="1873" w:type="dxa"/>
          </w:tcPr>
          <w:p w14:paraId="177AB464" w14:textId="77777777" w:rsidR="001A1C5E" w:rsidRPr="007B732E" w:rsidRDefault="001A1C5E" w:rsidP="004C3696">
            <w:pPr>
              <w:widowControl/>
              <w:jc w:val="center"/>
              <w:rPr>
                <w:rFonts w:ascii="Calibri" w:eastAsia="等线" w:hAnsi="Calibri" w:cs="Times New Roman"/>
                <w:lang w:val="en-US"/>
              </w:rPr>
            </w:pPr>
            <w:r>
              <w:rPr>
                <w:rFonts w:ascii="Calibri" w:eastAsia="等线" w:hAnsi="Calibri" w:cs="Times New Roman"/>
                <w:lang w:val="en-US"/>
              </w:rPr>
              <w:t>306</w:t>
            </w:r>
            <w:r w:rsidRPr="007B732E">
              <w:rPr>
                <w:rFonts w:ascii="Calibri" w:eastAsia="等线" w:hAnsi="Calibri" w:cs="Times New Roman"/>
                <w:lang w:val="en-US"/>
              </w:rPr>
              <w:t xml:space="preserve"> (</w:t>
            </w:r>
            <w:r>
              <w:rPr>
                <w:rFonts w:ascii="Calibri" w:eastAsia="等线" w:hAnsi="Calibri" w:cs="Times New Roman"/>
                <w:lang w:val="en-US"/>
              </w:rPr>
              <w:t>18.7</w:t>
            </w:r>
            <w:r w:rsidRPr="007B732E">
              <w:rPr>
                <w:rFonts w:ascii="Calibri" w:eastAsia="等线" w:hAnsi="Calibri" w:cs="Times New Roman"/>
                <w:lang w:val="en-US"/>
              </w:rPr>
              <w:t>)</w:t>
            </w:r>
          </w:p>
        </w:tc>
        <w:tc>
          <w:tcPr>
            <w:tcW w:w="1873" w:type="dxa"/>
          </w:tcPr>
          <w:p w14:paraId="59672D21"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w:t>
            </w:r>
          </w:p>
        </w:tc>
        <w:tc>
          <w:tcPr>
            <w:tcW w:w="1012" w:type="dxa"/>
          </w:tcPr>
          <w:p w14:paraId="663B2BCB" w14:textId="77777777" w:rsidR="001A1C5E" w:rsidRPr="007B732E" w:rsidRDefault="001A1C5E" w:rsidP="004C3696">
            <w:pPr>
              <w:widowControl/>
              <w:jc w:val="center"/>
              <w:rPr>
                <w:rFonts w:ascii="Calibri" w:eastAsia="等线" w:hAnsi="Calibri" w:cs="Times New Roman"/>
                <w:lang w:val="en-US"/>
              </w:rPr>
            </w:pPr>
          </w:p>
        </w:tc>
      </w:tr>
      <w:tr w:rsidR="001A1C5E" w:rsidRPr="007B732E" w14:paraId="6C7A1934" w14:textId="77777777" w:rsidTr="004C3696">
        <w:tc>
          <w:tcPr>
            <w:tcW w:w="3548" w:type="dxa"/>
          </w:tcPr>
          <w:p w14:paraId="72357328" w14:textId="77777777" w:rsidR="001A1C5E" w:rsidRPr="007B732E" w:rsidRDefault="001A1C5E" w:rsidP="004C3696">
            <w:pPr>
              <w:widowControl/>
              <w:jc w:val="left"/>
              <w:rPr>
                <w:rFonts w:ascii="Calibri" w:eastAsia="等线" w:hAnsi="Calibri" w:cs="Times New Roman"/>
                <w:lang w:val="en-US"/>
              </w:rPr>
            </w:pPr>
            <w:proofErr w:type="spellStart"/>
            <w:r w:rsidRPr="007B732E">
              <w:rPr>
                <w:rFonts w:ascii="Calibri" w:eastAsia="等线" w:hAnsi="Calibri" w:cs="Times New Roman"/>
                <w:lang w:val="en-US"/>
              </w:rPr>
              <w:t>Education</w:t>
            </w:r>
            <w:r w:rsidRPr="007B732E">
              <w:rPr>
                <w:rFonts w:ascii="Calibri" w:eastAsia="等线" w:hAnsi="Calibri" w:cs="Times New Roman"/>
                <w:vertAlign w:val="superscript"/>
                <w:lang w:val="en-US"/>
              </w:rPr>
              <w:t>c</w:t>
            </w:r>
            <w:proofErr w:type="spellEnd"/>
            <w:r w:rsidRPr="007B732E">
              <w:rPr>
                <w:rFonts w:ascii="Calibri" w:eastAsia="等线" w:hAnsi="Calibri" w:cs="Times New Roman"/>
                <w:lang w:val="en-US"/>
              </w:rPr>
              <w:t>, n(%)</w:t>
            </w:r>
          </w:p>
        </w:tc>
        <w:tc>
          <w:tcPr>
            <w:tcW w:w="1873" w:type="dxa"/>
          </w:tcPr>
          <w:p w14:paraId="078FB69A" w14:textId="77777777" w:rsidR="001A1C5E" w:rsidRPr="007B732E" w:rsidRDefault="001A1C5E" w:rsidP="004C3696">
            <w:pPr>
              <w:widowControl/>
              <w:jc w:val="center"/>
              <w:rPr>
                <w:rFonts w:ascii="Calibri" w:eastAsia="等线" w:hAnsi="Calibri" w:cs="Times New Roman"/>
                <w:lang w:val="en-US"/>
              </w:rPr>
            </w:pPr>
          </w:p>
        </w:tc>
        <w:tc>
          <w:tcPr>
            <w:tcW w:w="1873" w:type="dxa"/>
          </w:tcPr>
          <w:p w14:paraId="2F5CE92B" w14:textId="77777777" w:rsidR="001A1C5E" w:rsidRPr="007B732E" w:rsidRDefault="001A1C5E" w:rsidP="004C3696">
            <w:pPr>
              <w:widowControl/>
              <w:jc w:val="center"/>
              <w:rPr>
                <w:rFonts w:ascii="Calibri" w:eastAsia="等线" w:hAnsi="Calibri" w:cs="Times New Roman"/>
                <w:lang w:val="en-US"/>
              </w:rPr>
            </w:pPr>
          </w:p>
        </w:tc>
        <w:tc>
          <w:tcPr>
            <w:tcW w:w="1012" w:type="dxa"/>
          </w:tcPr>
          <w:p w14:paraId="1A69EB71"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&lt;0.001</w:t>
            </w:r>
          </w:p>
        </w:tc>
      </w:tr>
      <w:tr w:rsidR="001A1C5E" w:rsidRPr="007B732E" w14:paraId="190979A5" w14:textId="77777777" w:rsidTr="004C3696">
        <w:tc>
          <w:tcPr>
            <w:tcW w:w="3548" w:type="dxa"/>
          </w:tcPr>
          <w:p w14:paraId="2325C0DA"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Elementary school</w:t>
            </w:r>
          </w:p>
        </w:tc>
        <w:tc>
          <w:tcPr>
            <w:tcW w:w="1873" w:type="dxa"/>
          </w:tcPr>
          <w:p w14:paraId="7A642077"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14</w:t>
            </w:r>
            <w:r>
              <w:rPr>
                <w:rFonts w:ascii="Calibri" w:eastAsia="等线" w:hAnsi="Calibri" w:cs="Times New Roman"/>
                <w:lang w:val="en-US"/>
              </w:rPr>
              <w:t>2</w:t>
            </w:r>
            <w:r w:rsidRPr="007B732E">
              <w:rPr>
                <w:rFonts w:ascii="Calibri" w:eastAsia="等线" w:hAnsi="Calibri" w:cs="Times New Roman"/>
                <w:lang w:val="en-US"/>
              </w:rPr>
              <w:t xml:space="preserve"> (8.</w:t>
            </w:r>
            <w:r>
              <w:rPr>
                <w:rFonts w:ascii="Calibri" w:eastAsia="等线" w:hAnsi="Calibri" w:cs="Times New Roman"/>
                <w:lang w:val="en-US"/>
              </w:rPr>
              <w:t>7</w:t>
            </w:r>
            <w:r w:rsidRPr="007B732E">
              <w:rPr>
                <w:rFonts w:ascii="Calibri" w:eastAsia="等线" w:hAnsi="Calibri" w:cs="Times New Roman"/>
                <w:lang w:val="en-US"/>
              </w:rPr>
              <w:t>)</w:t>
            </w:r>
          </w:p>
        </w:tc>
        <w:tc>
          <w:tcPr>
            <w:tcW w:w="1873" w:type="dxa"/>
          </w:tcPr>
          <w:p w14:paraId="6E3E7B0D"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243 (6.0)</w:t>
            </w:r>
          </w:p>
        </w:tc>
        <w:tc>
          <w:tcPr>
            <w:tcW w:w="1012" w:type="dxa"/>
          </w:tcPr>
          <w:p w14:paraId="6E038B72" w14:textId="77777777" w:rsidR="001A1C5E" w:rsidRPr="007B732E" w:rsidRDefault="001A1C5E" w:rsidP="004C3696">
            <w:pPr>
              <w:widowControl/>
              <w:jc w:val="center"/>
              <w:rPr>
                <w:rFonts w:ascii="Calibri" w:eastAsia="等线" w:hAnsi="Calibri" w:cs="Times New Roman"/>
                <w:lang w:val="en-US"/>
              </w:rPr>
            </w:pPr>
          </w:p>
        </w:tc>
      </w:tr>
      <w:tr w:rsidR="001A1C5E" w:rsidRPr="007B732E" w14:paraId="6C983433" w14:textId="77777777" w:rsidTr="004C3696">
        <w:tc>
          <w:tcPr>
            <w:tcW w:w="3548" w:type="dxa"/>
          </w:tcPr>
          <w:p w14:paraId="1B8C71B4"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Secondary school/high school</w:t>
            </w:r>
          </w:p>
        </w:tc>
        <w:tc>
          <w:tcPr>
            <w:tcW w:w="1873" w:type="dxa"/>
          </w:tcPr>
          <w:p w14:paraId="75F2DA28"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1</w:t>
            </w:r>
            <w:r>
              <w:rPr>
                <w:rFonts w:ascii="Calibri" w:eastAsia="等线" w:hAnsi="Calibri" w:cs="Times New Roman"/>
                <w:lang w:val="en-US"/>
              </w:rPr>
              <w:t>074</w:t>
            </w:r>
            <w:r w:rsidRPr="007B732E">
              <w:rPr>
                <w:rFonts w:ascii="Calibri" w:eastAsia="等线" w:hAnsi="Calibri" w:cs="Times New Roman"/>
                <w:lang w:val="en-US"/>
              </w:rPr>
              <w:t xml:space="preserve"> (65.</w:t>
            </w:r>
            <w:r>
              <w:rPr>
                <w:rFonts w:ascii="Calibri" w:eastAsia="等线" w:hAnsi="Calibri" w:cs="Times New Roman"/>
                <w:lang w:val="en-US"/>
              </w:rPr>
              <w:t>6</w:t>
            </w:r>
            <w:r w:rsidRPr="007B732E">
              <w:rPr>
                <w:rFonts w:ascii="Calibri" w:eastAsia="等线" w:hAnsi="Calibri" w:cs="Times New Roman"/>
                <w:lang w:val="en-US"/>
              </w:rPr>
              <w:t>)</w:t>
            </w:r>
          </w:p>
        </w:tc>
        <w:tc>
          <w:tcPr>
            <w:tcW w:w="1873" w:type="dxa"/>
          </w:tcPr>
          <w:p w14:paraId="00A83396"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2494 (62.0)</w:t>
            </w:r>
          </w:p>
        </w:tc>
        <w:tc>
          <w:tcPr>
            <w:tcW w:w="1012" w:type="dxa"/>
          </w:tcPr>
          <w:p w14:paraId="4FCFA921" w14:textId="77777777" w:rsidR="001A1C5E" w:rsidRPr="007B732E" w:rsidRDefault="001A1C5E" w:rsidP="004C3696">
            <w:pPr>
              <w:widowControl/>
              <w:jc w:val="center"/>
              <w:rPr>
                <w:rFonts w:ascii="Calibri" w:eastAsia="等线" w:hAnsi="Calibri" w:cs="Times New Roman"/>
                <w:lang w:val="en-US"/>
              </w:rPr>
            </w:pPr>
          </w:p>
        </w:tc>
      </w:tr>
      <w:tr w:rsidR="001A1C5E" w:rsidRPr="007B732E" w14:paraId="5E551342" w14:textId="77777777" w:rsidTr="004C3696">
        <w:tc>
          <w:tcPr>
            <w:tcW w:w="3548" w:type="dxa"/>
          </w:tcPr>
          <w:p w14:paraId="26176C55"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College/university</w:t>
            </w:r>
          </w:p>
        </w:tc>
        <w:tc>
          <w:tcPr>
            <w:tcW w:w="1873" w:type="dxa"/>
          </w:tcPr>
          <w:p w14:paraId="6BA3D09E"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4</w:t>
            </w:r>
            <w:r>
              <w:rPr>
                <w:rFonts w:ascii="Calibri" w:eastAsia="等线" w:hAnsi="Calibri" w:cs="Times New Roman"/>
                <w:lang w:val="en-US"/>
              </w:rPr>
              <w:t>20</w:t>
            </w:r>
            <w:r w:rsidRPr="007B732E">
              <w:rPr>
                <w:rFonts w:ascii="Calibri" w:eastAsia="等线" w:hAnsi="Calibri" w:cs="Times New Roman"/>
                <w:lang w:val="en-US"/>
              </w:rPr>
              <w:t xml:space="preserve"> (25.</w:t>
            </w:r>
            <w:r>
              <w:rPr>
                <w:rFonts w:ascii="Calibri" w:eastAsia="等线" w:hAnsi="Calibri" w:cs="Times New Roman"/>
                <w:lang w:val="en-US"/>
              </w:rPr>
              <w:t>7</w:t>
            </w:r>
            <w:r w:rsidRPr="007B732E">
              <w:rPr>
                <w:rFonts w:ascii="Calibri" w:eastAsia="等线" w:hAnsi="Calibri" w:cs="Times New Roman"/>
                <w:lang w:val="en-US"/>
              </w:rPr>
              <w:t>)</w:t>
            </w:r>
          </w:p>
        </w:tc>
        <w:tc>
          <w:tcPr>
            <w:tcW w:w="1873" w:type="dxa"/>
          </w:tcPr>
          <w:p w14:paraId="06873224"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1287 (32.0)</w:t>
            </w:r>
          </w:p>
        </w:tc>
        <w:tc>
          <w:tcPr>
            <w:tcW w:w="1012" w:type="dxa"/>
          </w:tcPr>
          <w:p w14:paraId="0B9B428F" w14:textId="77777777" w:rsidR="001A1C5E" w:rsidRPr="007B732E" w:rsidRDefault="001A1C5E" w:rsidP="004C3696">
            <w:pPr>
              <w:widowControl/>
              <w:jc w:val="center"/>
              <w:rPr>
                <w:rFonts w:ascii="Calibri" w:eastAsia="等线" w:hAnsi="Calibri" w:cs="Times New Roman"/>
                <w:lang w:val="en-US"/>
              </w:rPr>
            </w:pPr>
          </w:p>
        </w:tc>
      </w:tr>
      <w:tr w:rsidR="001A1C5E" w:rsidRPr="007B732E" w14:paraId="318DB467" w14:textId="77777777" w:rsidTr="004C3696">
        <w:tc>
          <w:tcPr>
            <w:tcW w:w="3548" w:type="dxa"/>
          </w:tcPr>
          <w:p w14:paraId="00D0A45F" w14:textId="77777777" w:rsidR="001A1C5E" w:rsidRPr="007B732E" w:rsidRDefault="001A1C5E" w:rsidP="004C3696">
            <w:pPr>
              <w:widowControl/>
              <w:jc w:val="left"/>
              <w:rPr>
                <w:rFonts w:ascii="Calibri" w:eastAsia="等线" w:hAnsi="Calibri" w:cs="Calibri"/>
                <w:lang w:val="en-US"/>
              </w:rPr>
            </w:pPr>
            <w:r w:rsidRPr="007B732E">
              <w:rPr>
                <w:rFonts w:ascii="Calibri" w:eastAsia="等线" w:hAnsi="Calibri" w:cs="Calibri"/>
                <w:lang w:val="en-US"/>
              </w:rPr>
              <w:t xml:space="preserve">Body mass </w:t>
            </w:r>
            <w:proofErr w:type="spellStart"/>
            <w:r w:rsidRPr="007B732E">
              <w:rPr>
                <w:rFonts w:ascii="Calibri" w:eastAsia="等线" w:hAnsi="Calibri" w:cs="Calibri"/>
                <w:lang w:val="en-US"/>
              </w:rPr>
              <w:t>index</w:t>
            </w:r>
            <w:r>
              <w:rPr>
                <w:rFonts w:ascii="Calibri" w:eastAsia="等线" w:hAnsi="Calibri" w:cs="Calibri" w:hint="eastAsia"/>
                <w:vertAlign w:val="superscript"/>
                <w:lang w:val="en-US"/>
              </w:rPr>
              <w:t>c</w:t>
            </w:r>
            <w:proofErr w:type="spellEnd"/>
            <w:r w:rsidRPr="007B732E">
              <w:rPr>
                <w:rFonts w:ascii="Calibri" w:eastAsia="等线" w:hAnsi="Calibri" w:cs="Calibri"/>
                <w:lang w:val="en-US"/>
              </w:rPr>
              <w:t>, kg/m</w:t>
            </w:r>
            <w:r w:rsidRPr="007B732E">
              <w:rPr>
                <w:rFonts w:ascii="Calibri" w:eastAsia="等线" w:hAnsi="Calibri" w:cs="Calibri"/>
                <w:vertAlign w:val="superscript"/>
                <w:lang w:val="en-US"/>
              </w:rPr>
              <w:t>2</w:t>
            </w:r>
            <w:r w:rsidRPr="007B732E">
              <w:rPr>
                <w:rFonts w:ascii="Calibri" w:eastAsia="等线" w:hAnsi="Calibri" w:cs="Calibri"/>
                <w:lang w:val="en-US"/>
              </w:rPr>
              <w:t>, n(%)</w:t>
            </w:r>
          </w:p>
        </w:tc>
        <w:tc>
          <w:tcPr>
            <w:tcW w:w="1873" w:type="dxa"/>
          </w:tcPr>
          <w:p w14:paraId="5F3E785F" w14:textId="77777777" w:rsidR="001A1C5E" w:rsidRPr="007B732E" w:rsidRDefault="001A1C5E" w:rsidP="004C3696">
            <w:pPr>
              <w:widowControl/>
              <w:jc w:val="left"/>
              <w:rPr>
                <w:rFonts w:ascii="Calibri" w:eastAsia="等线" w:hAnsi="Calibri" w:cs="Calibri"/>
                <w:lang w:val="en-US"/>
              </w:rPr>
            </w:pPr>
          </w:p>
        </w:tc>
        <w:tc>
          <w:tcPr>
            <w:tcW w:w="1873" w:type="dxa"/>
          </w:tcPr>
          <w:p w14:paraId="7A9CC6A0" w14:textId="77777777" w:rsidR="001A1C5E" w:rsidRPr="007B732E" w:rsidRDefault="001A1C5E" w:rsidP="004C3696">
            <w:pPr>
              <w:widowControl/>
              <w:jc w:val="center"/>
              <w:rPr>
                <w:rFonts w:ascii="Calibri" w:eastAsia="等线" w:hAnsi="Calibri" w:cs="Calibri"/>
                <w:lang w:val="en-US"/>
              </w:rPr>
            </w:pPr>
          </w:p>
        </w:tc>
        <w:tc>
          <w:tcPr>
            <w:tcW w:w="1012" w:type="dxa"/>
          </w:tcPr>
          <w:p w14:paraId="6B7CE5ED" w14:textId="77777777" w:rsidR="001A1C5E" w:rsidRPr="007B732E" w:rsidRDefault="001A1C5E" w:rsidP="004C3696">
            <w:pPr>
              <w:widowControl/>
              <w:jc w:val="center"/>
              <w:rPr>
                <w:rFonts w:ascii="Calibri" w:eastAsia="等线" w:hAnsi="Calibri" w:cs="Calibri"/>
                <w:lang w:val="en-US"/>
              </w:rPr>
            </w:pPr>
            <w:r w:rsidRPr="007B732E">
              <w:rPr>
                <w:rFonts w:ascii="Calibri" w:eastAsia="等线" w:hAnsi="Calibri" w:cs="Calibri"/>
                <w:lang w:val="en-US"/>
              </w:rPr>
              <w:t>&lt;0.001</w:t>
            </w:r>
          </w:p>
        </w:tc>
      </w:tr>
      <w:tr w:rsidR="001A1C5E" w:rsidRPr="007B732E" w14:paraId="37DFEDA7" w14:textId="77777777" w:rsidTr="004C3696">
        <w:tc>
          <w:tcPr>
            <w:tcW w:w="3548" w:type="dxa"/>
          </w:tcPr>
          <w:p w14:paraId="244E9E46" w14:textId="77777777" w:rsidR="001A1C5E" w:rsidRPr="007B732E" w:rsidRDefault="001A1C5E" w:rsidP="004C3696">
            <w:pPr>
              <w:widowControl/>
              <w:jc w:val="left"/>
              <w:rPr>
                <w:rFonts w:ascii="Calibri" w:eastAsia="等线" w:hAnsi="Calibri" w:cs="Calibri"/>
                <w:lang w:val="en-US"/>
              </w:rPr>
            </w:pPr>
            <w:r w:rsidRPr="007B732E">
              <w:rPr>
                <w:rFonts w:ascii="Calibri" w:eastAsia="等线" w:hAnsi="Calibri" w:cs="Calibri"/>
                <w:lang w:val="en-US"/>
              </w:rPr>
              <w:t xml:space="preserve">  Underweight (&lt;18.5)</w:t>
            </w:r>
          </w:p>
        </w:tc>
        <w:tc>
          <w:tcPr>
            <w:tcW w:w="1873" w:type="dxa"/>
          </w:tcPr>
          <w:p w14:paraId="771AA883" w14:textId="77777777" w:rsidR="001A1C5E" w:rsidRPr="007B732E" w:rsidRDefault="001A1C5E" w:rsidP="004C3696">
            <w:pPr>
              <w:widowControl/>
              <w:jc w:val="center"/>
              <w:rPr>
                <w:rFonts w:ascii="Calibri" w:eastAsia="等线" w:hAnsi="Calibri" w:cs="Calibri"/>
                <w:lang w:val="en-US"/>
              </w:rPr>
            </w:pPr>
            <w:r w:rsidRPr="007B732E">
              <w:rPr>
                <w:rFonts w:ascii="Calibri" w:eastAsia="等线" w:hAnsi="Calibri" w:cs="Calibri"/>
                <w:lang w:val="en-US"/>
              </w:rPr>
              <w:t>6</w:t>
            </w:r>
            <w:r>
              <w:rPr>
                <w:rFonts w:ascii="Calibri" w:eastAsia="等线" w:hAnsi="Calibri" w:cs="Calibri"/>
                <w:lang w:val="en-US"/>
              </w:rPr>
              <w:t>4</w:t>
            </w:r>
            <w:r w:rsidRPr="007B732E">
              <w:rPr>
                <w:rFonts w:ascii="Calibri" w:eastAsia="等线" w:hAnsi="Calibri" w:cs="Calibri"/>
                <w:lang w:val="en-US"/>
              </w:rPr>
              <w:t xml:space="preserve"> (</w:t>
            </w:r>
            <w:r>
              <w:rPr>
                <w:rFonts w:ascii="Calibri" w:eastAsia="等线" w:hAnsi="Calibri" w:cs="Calibri"/>
                <w:lang w:val="en-US"/>
              </w:rPr>
              <w:t>3.9</w:t>
            </w:r>
            <w:r w:rsidRPr="007B732E">
              <w:rPr>
                <w:rFonts w:ascii="Calibri" w:eastAsia="等线" w:hAnsi="Calibri" w:cs="Calibri"/>
                <w:lang w:val="en-US"/>
              </w:rPr>
              <w:t>)</w:t>
            </w:r>
          </w:p>
        </w:tc>
        <w:tc>
          <w:tcPr>
            <w:tcW w:w="1873" w:type="dxa"/>
          </w:tcPr>
          <w:p w14:paraId="54BF9590" w14:textId="77777777" w:rsidR="001A1C5E" w:rsidRPr="007B732E" w:rsidRDefault="001A1C5E" w:rsidP="004C3696">
            <w:pPr>
              <w:widowControl/>
              <w:jc w:val="center"/>
              <w:rPr>
                <w:rFonts w:ascii="Calibri" w:eastAsia="等线" w:hAnsi="Calibri" w:cs="Calibri"/>
                <w:lang w:val="en-US"/>
              </w:rPr>
            </w:pPr>
            <w:r w:rsidRPr="007B732E">
              <w:rPr>
                <w:rFonts w:ascii="Calibri" w:eastAsia="等线" w:hAnsi="Calibri" w:cs="Calibri"/>
                <w:lang w:val="en-US"/>
              </w:rPr>
              <w:t>29 (0.7)</w:t>
            </w:r>
          </w:p>
        </w:tc>
        <w:tc>
          <w:tcPr>
            <w:tcW w:w="1012" w:type="dxa"/>
          </w:tcPr>
          <w:p w14:paraId="54D98569" w14:textId="77777777" w:rsidR="001A1C5E" w:rsidRPr="007B732E" w:rsidRDefault="001A1C5E" w:rsidP="004C3696">
            <w:pPr>
              <w:widowControl/>
              <w:jc w:val="center"/>
              <w:rPr>
                <w:rFonts w:ascii="Calibri" w:eastAsia="等线" w:hAnsi="Calibri" w:cs="Calibri"/>
                <w:lang w:val="en-US"/>
              </w:rPr>
            </w:pPr>
          </w:p>
        </w:tc>
      </w:tr>
      <w:tr w:rsidR="001A1C5E" w:rsidRPr="007B732E" w14:paraId="2C1B1EFA" w14:textId="77777777" w:rsidTr="004C3696">
        <w:tc>
          <w:tcPr>
            <w:tcW w:w="3548" w:type="dxa"/>
          </w:tcPr>
          <w:p w14:paraId="24ACF7B6" w14:textId="77777777" w:rsidR="001A1C5E" w:rsidRPr="007B732E" w:rsidRDefault="001A1C5E" w:rsidP="004C3696">
            <w:pPr>
              <w:widowControl/>
              <w:jc w:val="left"/>
              <w:rPr>
                <w:rFonts w:ascii="Calibri" w:eastAsia="等线" w:hAnsi="Calibri" w:cs="Calibri"/>
                <w:lang w:val="en-US"/>
              </w:rPr>
            </w:pPr>
            <w:r w:rsidRPr="007B732E">
              <w:rPr>
                <w:rFonts w:ascii="Calibri" w:eastAsia="等线" w:hAnsi="Calibri" w:cs="Calibri"/>
                <w:lang w:val="en-US"/>
              </w:rPr>
              <w:t xml:space="preserve">  Normal weight (18.5-&lt;25.0)</w:t>
            </w:r>
          </w:p>
        </w:tc>
        <w:tc>
          <w:tcPr>
            <w:tcW w:w="1873" w:type="dxa"/>
          </w:tcPr>
          <w:p w14:paraId="1AA7C501" w14:textId="77777777" w:rsidR="001A1C5E" w:rsidRPr="007B732E" w:rsidRDefault="001A1C5E" w:rsidP="004C3696">
            <w:pPr>
              <w:widowControl/>
              <w:jc w:val="center"/>
              <w:rPr>
                <w:rFonts w:ascii="Calibri" w:eastAsia="等线" w:hAnsi="Calibri" w:cs="Calibri"/>
                <w:lang w:val="en-US"/>
              </w:rPr>
            </w:pPr>
            <w:r w:rsidRPr="007B732E">
              <w:rPr>
                <w:rFonts w:ascii="Calibri" w:eastAsia="等线" w:hAnsi="Calibri" w:cs="Calibri"/>
                <w:lang w:val="en-US"/>
              </w:rPr>
              <w:t>9</w:t>
            </w:r>
            <w:r>
              <w:rPr>
                <w:rFonts w:ascii="Calibri" w:eastAsia="等线" w:hAnsi="Calibri" w:cs="Calibri"/>
                <w:lang w:val="en-US"/>
              </w:rPr>
              <w:t>37</w:t>
            </w:r>
            <w:r w:rsidRPr="007B732E">
              <w:rPr>
                <w:rFonts w:ascii="Calibri" w:eastAsia="等线" w:hAnsi="Calibri" w:cs="Calibri"/>
                <w:lang w:val="en-US"/>
              </w:rPr>
              <w:t xml:space="preserve"> (57.</w:t>
            </w:r>
            <w:r>
              <w:rPr>
                <w:rFonts w:ascii="Calibri" w:eastAsia="等线" w:hAnsi="Calibri" w:cs="Calibri"/>
                <w:lang w:val="en-US"/>
              </w:rPr>
              <w:t>3</w:t>
            </w:r>
            <w:r w:rsidRPr="007B732E">
              <w:rPr>
                <w:rFonts w:ascii="Calibri" w:eastAsia="等线" w:hAnsi="Calibri" w:cs="Calibri"/>
                <w:lang w:val="en-US"/>
              </w:rPr>
              <w:t>)</w:t>
            </w:r>
          </w:p>
        </w:tc>
        <w:tc>
          <w:tcPr>
            <w:tcW w:w="1873" w:type="dxa"/>
          </w:tcPr>
          <w:p w14:paraId="313D8092" w14:textId="77777777" w:rsidR="001A1C5E" w:rsidRPr="007B732E" w:rsidRDefault="001A1C5E" w:rsidP="004C3696">
            <w:pPr>
              <w:widowControl/>
              <w:jc w:val="center"/>
              <w:rPr>
                <w:rFonts w:ascii="Calibri" w:eastAsia="等线" w:hAnsi="Calibri" w:cs="Calibri"/>
                <w:lang w:val="en-US"/>
              </w:rPr>
            </w:pPr>
            <w:r w:rsidRPr="007B732E">
              <w:rPr>
                <w:rFonts w:ascii="Calibri" w:eastAsia="等线" w:hAnsi="Calibri" w:cs="Calibri"/>
                <w:lang w:val="en-US"/>
              </w:rPr>
              <w:t>1686 (41.9)</w:t>
            </w:r>
          </w:p>
        </w:tc>
        <w:tc>
          <w:tcPr>
            <w:tcW w:w="1012" w:type="dxa"/>
          </w:tcPr>
          <w:p w14:paraId="1F7A2646" w14:textId="77777777" w:rsidR="001A1C5E" w:rsidRPr="007B732E" w:rsidRDefault="001A1C5E" w:rsidP="004C3696">
            <w:pPr>
              <w:widowControl/>
              <w:jc w:val="center"/>
              <w:rPr>
                <w:rFonts w:ascii="Calibri" w:eastAsia="等线" w:hAnsi="Calibri" w:cs="Calibri"/>
                <w:lang w:val="en-US"/>
              </w:rPr>
            </w:pPr>
          </w:p>
        </w:tc>
      </w:tr>
      <w:tr w:rsidR="001A1C5E" w:rsidRPr="007B732E" w14:paraId="3A342DBE" w14:textId="77777777" w:rsidTr="004C3696">
        <w:tc>
          <w:tcPr>
            <w:tcW w:w="3548" w:type="dxa"/>
          </w:tcPr>
          <w:p w14:paraId="2780249A" w14:textId="77777777" w:rsidR="001A1C5E" w:rsidRPr="007B732E" w:rsidRDefault="001A1C5E" w:rsidP="004C3696">
            <w:pPr>
              <w:widowControl/>
              <w:jc w:val="left"/>
              <w:rPr>
                <w:rFonts w:ascii="Calibri" w:eastAsia="等线" w:hAnsi="Calibri" w:cs="Calibri"/>
                <w:lang w:val="en-US"/>
              </w:rPr>
            </w:pPr>
            <w:r w:rsidRPr="007B732E">
              <w:rPr>
                <w:rFonts w:ascii="Calibri" w:eastAsia="等线" w:hAnsi="Calibri" w:cs="Calibri"/>
                <w:lang w:val="en-US"/>
              </w:rPr>
              <w:t xml:space="preserve">  Overweight (25.0-&lt;30.0)</w:t>
            </w:r>
          </w:p>
        </w:tc>
        <w:tc>
          <w:tcPr>
            <w:tcW w:w="1873" w:type="dxa"/>
          </w:tcPr>
          <w:p w14:paraId="7A09023B" w14:textId="77777777" w:rsidR="001A1C5E" w:rsidRPr="007B732E" w:rsidRDefault="001A1C5E" w:rsidP="004C3696">
            <w:pPr>
              <w:widowControl/>
              <w:jc w:val="center"/>
              <w:rPr>
                <w:rFonts w:ascii="Calibri" w:eastAsia="等线" w:hAnsi="Calibri" w:cs="Calibri"/>
                <w:lang w:val="en-US"/>
              </w:rPr>
            </w:pPr>
            <w:r>
              <w:rPr>
                <w:rFonts w:ascii="Calibri" w:eastAsia="等线" w:hAnsi="Calibri" w:cs="Calibri"/>
                <w:lang w:val="en-US"/>
              </w:rPr>
              <w:t>492</w:t>
            </w:r>
            <w:r w:rsidRPr="007B732E">
              <w:rPr>
                <w:rFonts w:ascii="Calibri" w:eastAsia="等线" w:hAnsi="Calibri" w:cs="Calibri"/>
                <w:lang w:val="en-US"/>
              </w:rPr>
              <w:t xml:space="preserve"> (30.</w:t>
            </w:r>
            <w:r>
              <w:rPr>
                <w:rFonts w:ascii="Calibri" w:eastAsia="等线" w:hAnsi="Calibri" w:cs="Calibri"/>
                <w:lang w:val="en-US"/>
              </w:rPr>
              <w:t>1</w:t>
            </w:r>
            <w:r w:rsidRPr="007B732E">
              <w:rPr>
                <w:rFonts w:ascii="Calibri" w:eastAsia="等线" w:hAnsi="Calibri" w:cs="Calibri"/>
                <w:lang w:val="en-US"/>
              </w:rPr>
              <w:t>)</w:t>
            </w:r>
          </w:p>
        </w:tc>
        <w:tc>
          <w:tcPr>
            <w:tcW w:w="1873" w:type="dxa"/>
          </w:tcPr>
          <w:p w14:paraId="46A78CEA" w14:textId="77777777" w:rsidR="001A1C5E" w:rsidRPr="007B732E" w:rsidRDefault="001A1C5E" w:rsidP="004C3696">
            <w:pPr>
              <w:widowControl/>
              <w:jc w:val="center"/>
              <w:rPr>
                <w:rFonts w:ascii="Calibri" w:eastAsia="等线" w:hAnsi="Calibri" w:cs="Calibri"/>
                <w:lang w:val="en-US"/>
              </w:rPr>
            </w:pPr>
            <w:r w:rsidRPr="007B732E">
              <w:rPr>
                <w:rFonts w:ascii="Calibri" w:eastAsia="等线" w:hAnsi="Calibri" w:cs="Calibri"/>
                <w:lang w:val="en-US"/>
              </w:rPr>
              <w:t>1811 (45.0)</w:t>
            </w:r>
          </w:p>
        </w:tc>
        <w:tc>
          <w:tcPr>
            <w:tcW w:w="1012" w:type="dxa"/>
          </w:tcPr>
          <w:p w14:paraId="24D5D409" w14:textId="77777777" w:rsidR="001A1C5E" w:rsidRPr="007B732E" w:rsidRDefault="001A1C5E" w:rsidP="004C3696">
            <w:pPr>
              <w:widowControl/>
              <w:jc w:val="center"/>
              <w:rPr>
                <w:rFonts w:ascii="Calibri" w:eastAsia="等线" w:hAnsi="Calibri" w:cs="Calibri"/>
                <w:lang w:val="en-US"/>
              </w:rPr>
            </w:pPr>
          </w:p>
        </w:tc>
      </w:tr>
      <w:tr w:rsidR="001A1C5E" w:rsidRPr="007B732E" w14:paraId="4F44DE9F" w14:textId="77777777" w:rsidTr="004C3696">
        <w:tc>
          <w:tcPr>
            <w:tcW w:w="3548" w:type="dxa"/>
          </w:tcPr>
          <w:p w14:paraId="7ECBAF02" w14:textId="77777777" w:rsidR="001A1C5E" w:rsidRPr="007B732E" w:rsidRDefault="001A1C5E" w:rsidP="004C3696">
            <w:pPr>
              <w:widowControl/>
              <w:jc w:val="left"/>
              <w:rPr>
                <w:rFonts w:ascii="Calibri" w:eastAsia="等线" w:hAnsi="Calibri" w:cs="Calibri"/>
                <w:lang w:val="en-US"/>
              </w:rPr>
            </w:pPr>
            <w:r w:rsidRPr="007B732E">
              <w:rPr>
                <w:rFonts w:ascii="Calibri" w:eastAsia="等线" w:hAnsi="Calibri" w:cs="Calibri"/>
                <w:lang w:val="en-US"/>
              </w:rPr>
              <w:t xml:space="preserve">  Obese (≥30.0)</w:t>
            </w:r>
          </w:p>
        </w:tc>
        <w:tc>
          <w:tcPr>
            <w:tcW w:w="1873" w:type="dxa"/>
          </w:tcPr>
          <w:p w14:paraId="6705C986" w14:textId="77777777" w:rsidR="001A1C5E" w:rsidRPr="007B732E" w:rsidRDefault="001A1C5E" w:rsidP="004C3696">
            <w:pPr>
              <w:widowControl/>
              <w:jc w:val="center"/>
              <w:rPr>
                <w:rFonts w:ascii="Calibri" w:eastAsia="等线" w:hAnsi="Calibri" w:cs="Calibri"/>
                <w:lang w:val="en-US"/>
              </w:rPr>
            </w:pPr>
            <w:r w:rsidRPr="007B732E">
              <w:rPr>
                <w:rFonts w:ascii="Calibri" w:eastAsia="等线" w:hAnsi="Calibri" w:cs="Calibri"/>
                <w:lang w:val="en-US"/>
              </w:rPr>
              <w:t>14</w:t>
            </w:r>
            <w:r>
              <w:rPr>
                <w:rFonts w:ascii="Calibri" w:eastAsia="等线" w:hAnsi="Calibri" w:cs="Calibri"/>
                <w:lang w:val="en-US"/>
              </w:rPr>
              <w:t>3</w:t>
            </w:r>
            <w:r w:rsidRPr="007B732E">
              <w:rPr>
                <w:rFonts w:ascii="Calibri" w:eastAsia="等线" w:hAnsi="Calibri" w:cs="Calibri"/>
                <w:lang w:val="en-US"/>
              </w:rPr>
              <w:t xml:space="preserve"> (8.</w:t>
            </w:r>
            <w:r>
              <w:rPr>
                <w:rFonts w:ascii="Calibri" w:eastAsia="等线" w:hAnsi="Calibri" w:cs="Calibri"/>
                <w:lang w:val="en-US"/>
              </w:rPr>
              <w:t>7</w:t>
            </w:r>
            <w:r w:rsidRPr="007B732E">
              <w:rPr>
                <w:rFonts w:ascii="Calibri" w:eastAsia="等线" w:hAnsi="Calibri" w:cs="Calibri"/>
                <w:lang w:val="en-US"/>
              </w:rPr>
              <w:t>)</w:t>
            </w:r>
          </w:p>
        </w:tc>
        <w:tc>
          <w:tcPr>
            <w:tcW w:w="1873" w:type="dxa"/>
          </w:tcPr>
          <w:p w14:paraId="641105CD" w14:textId="77777777" w:rsidR="001A1C5E" w:rsidRPr="007B732E" w:rsidRDefault="001A1C5E" w:rsidP="004C3696">
            <w:pPr>
              <w:widowControl/>
              <w:jc w:val="center"/>
              <w:rPr>
                <w:rFonts w:ascii="Calibri" w:eastAsia="等线" w:hAnsi="Calibri" w:cs="Calibri"/>
                <w:lang w:val="en-US"/>
              </w:rPr>
            </w:pPr>
            <w:r w:rsidRPr="007B732E">
              <w:rPr>
                <w:rFonts w:ascii="Calibri" w:eastAsia="等线" w:hAnsi="Calibri" w:cs="Calibri"/>
                <w:lang w:val="en-US"/>
              </w:rPr>
              <w:t>498 (12.4)</w:t>
            </w:r>
          </w:p>
        </w:tc>
        <w:tc>
          <w:tcPr>
            <w:tcW w:w="1012" w:type="dxa"/>
          </w:tcPr>
          <w:p w14:paraId="7C18676E" w14:textId="77777777" w:rsidR="001A1C5E" w:rsidRPr="007B732E" w:rsidRDefault="001A1C5E" w:rsidP="004C3696">
            <w:pPr>
              <w:widowControl/>
              <w:jc w:val="center"/>
              <w:rPr>
                <w:rFonts w:ascii="Calibri" w:eastAsia="等线" w:hAnsi="Calibri" w:cs="Calibri"/>
                <w:lang w:val="en-US"/>
              </w:rPr>
            </w:pPr>
          </w:p>
        </w:tc>
      </w:tr>
      <w:tr w:rsidR="001A1C5E" w:rsidRPr="007B732E" w14:paraId="6B8BDAEB" w14:textId="77777777" w:rsidTr="004C3696">
        <w:tc>
          <w:tcPr>
            <w:tcW w:w="3548" w:type="dxa"/>
          </w:tcPr>
          <w:p w14:paraId="201D56C0"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Smoking status, n(%)</w:t>
            </w:r>
          </w:p>
        </w:tc>
        <w:tc>
          <w:tcPr>
            <w:tcW w:w="1873" w:type="dxa"/>
          </w:tcPr>
          <w:p w14:paraId="2095C730" w14:textId="77777777" w:rsidR="001A1C5E" w:rsidRPr="007B732E" w:rsidRDefault="001A1C5E" w:rsidP="004C3696">
            <w:pPr>
              <w:widowControl/>
              <w:jc w:val="center"/>
              <w:rPr>
                <w:rFonts w:ascii="Calibri" w:eastAsia="等线" w:hAnsi="Calibri" w:cs="Times New Roman"/>
                <w:lang w:val="en-US"/>
              </w:rPr>
            </w:pPr>
          </w:p>
        </w:tc>
        <w:tc>
          <w:tcPr>
            <w:tcW w:w="1873" w:type="dxa"/>
          </w:tcPr>
          <w:p w14:paraId="2D074232" w14:textId="77777777" w:rsidR="001A1C5E" w:rsidRPr="007B732E" w:rsidRDefault="001A1C5E" w:rsidP="004C3696">
            <w:pPr>
              <w:widowControl/>
              <w:jc w:val="center"/>
              <w:rPr>
                <w:rFonts w:ascii="Calibri" w:eastAsia="等线" w:hAnsi="Calibri" w:cs="Times New Roman"/>
                <w:lang w:val="en-US"/>
              </w:rPr>
            </w:pPr>
          </w:p>
        </w:tc>
        <w:tc>
          <w:tcPr>
            <w:tcW w:w="1012" w:type="dxa"/>
          </w:tcPr>
          <w:p w14:paraId="0A835621"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0.068</w:t>
            </w:r>
          </w:p>
        </w:tc>
      </w:tr>
      <w:tr w:rsidR="001A1C5E" w:rsidRPr="007B732E" w14:paraId="2B8A6C9A" w14:textId="77777777" w:rsidTr="004C3696">
        <w:tc>
          <w:tcPr>
            <w:tcW w:w="3548" w:type="dxa"/>
          </w:tcPr>
          <w:p w14:paraId="6F5A6CA5"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Current</w:t>
            </w:r>
          </w:p>
        </w:tc>
        <w:tc>
          <w:tcPr>
            <w:tcW w:w="1873" w:type="dxa"/>
          </w:tcPr>
          <w:p w14:paraId="7B06D8C5"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2</w:t>
            </w:r>
            <w:r>
              <w:rPr>
                <w:rFonts w:ascii="Calibri" w:eastAsia="等线" w:hAnsi="Calibri" w:cs="Times New Roman"/>
                <w:lang w:val="en-US"/>
              </w:rPr>
              <w:t>22</w:t>
            </w:r>
            <w:r w:rsidRPr="007B732E">
              <w:rPr>
                <w:rFonts w:ascii="Calibri" w:eastAsia="等线" w:hAnsi="Calibri" w:cs="Times New Roman"/>
                <w:lang w:val="en-US"/>
              </w:rPr>
              <w:t xml:space="preserve"> (13.</w:t>
            </w:r>
            <w:r>
              <w:rPr>
                <w:rFonts w:ascii="Calibri" w:eastAsia="等线" w:hAnsi="Calibri" w:cs="Times New Roman"/>
                <w:lang w:val="en-US"/>
              </w:rPr>
              <w:t>6</w:t>
            </w:r>
            <w:r w:rsidRPr="007B732E">
              <w:rPr>
                <w:rFonts w:ascii="Calibri" w:eastAsia="等线" w:hAnsi="Calibri" w:cs="Times New Roman"/>
                <w:lang w:val="en-US"/>
              </w:rPr>
              <w:t>)</w:t>
            </w:r>
          </w:p>
        </w:tc>
        <w:tc>
          <w:tcPr>
            <w:tcW w:w="1873" w:type="dxa"/>
          </w:tcPr>
          <w:p w14:paraId="50B6EDE2"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429 (10.7)</w:t>
            </w:r>
          </w:p>
        </w:tc>
        <w:tc>
          <w:tcPr>
            <w:tcW w:w="1012" w:type="dxa"/>
          </w:tcPr>
          <w:p w14:paraId="14D0DBBC" w14:textId="77777777" w:rsidR="001A1C5E" w:rsidRPr="007B732E" w:rsidRDefault="001A1C5E" w:rsidP="004C3696">
            <w:pPr>
              <w:widowControl/>
              <w:jc w:val="center"/>
              <w:rPr>
                <w:rFonts w:ascii="Calibri" w:eastAsia="等线" w:hAnsi="Calibri" w:cs="Times New Roman"/>
                <w:lang w:val="en-US"/>
              </w:rPr>
            </w:pPr>
          </w:p>
        </w:tc>
      </w:tr>
      <w:tr w:rsidR="001A1C5E" w:rsidRPr="007B732E" w14:paraId="32DC5606" w14:textId="77777777" w:rsidTr="004C3696">
        <w:tc>
          <w:tcPr>
            <w:tcW w:w="3548" w:type="dxa"/>
          </w:tcPr>
          <w:p w14:paraId="78751759"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Former</w:t>
            </w:r>
          </w:p>
        </w:tc>
        <w:tc>
          <w:tcPr>
            <w:tcW w:w="1873" w:type="dxa"/>
          </w:tcPr>
          <w:p w14:paraId="3F0DB582"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7</w:t>
            </w:r>
            <w:r>
              <w:rPr>
                <w:rFonts w:ascii="Calibri" w:eastAsia="等线" w:hAnsi="Calibri" w:cs="Times New Roman"/>
                <w:lang w:val="en-US"/>
              </w:rPr>
              <w:t>53</w:t>
            </w:r>
            <w:r w:rsidRPr="007B732E">
              <w:rPr>
                <w:rFonts w:ascii="Calibri" w:eastAsia="等线" w:hAnsi="Calibri" w:cs="Times New Roman"/>
                <w:lang w:val="en-US"/>
              </w:rPr>
              <w:t xml:space="preserve"> (4</w:t>
            </w:r>
            <w:r>
              <w:rPr>
                <w:rFonts w:ascii="Calibri" w:eastAsia="等线" w:hAnsi="Calibri" w:cs="Times New Roman"/>
                <w:lang w:val="en-US"/>
              </w:rPr>
              <w:t>6.0</w:t>
            </w:r>
            <w:r w:rsidRPr="007B732E">
              <w:rPr>
                <w:rFonts w:ascii="Calibri" w:eastAsia="等线" w:hAnsi="Calibri" w:cs="Times New Roman"/>
                <w:lang w:val="en-US"/>
              </w:rPr>
              <w:t>)</w:t>
            </w:r>
          </w:p>
        </w:tc>
        <w:tc>
          <w:tcPr>
            <w:tcW w:w="1873" w:type="dxa"/>
          </w:tcPr>
          <w:p w14:paraId="0BF8FF97"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2123 (52.8)</w:t>
            </w:r>
          </w:p>
        </w:tc>
        <w:tc>
          <w:tcPr>
            <w:tcW w:w="1012" w:type="dxa"/>
          </w:tcPr>
          <w:p w14:paraId="6A7202A5" w14:textId="77777777" w:rsidR="001A1C5E" w:rsidRPr="007B732E" w:rsidRDefault="001A1C5E" w:rsidP="004C3696">
            <w:pPr>
              <w:widowControl/>
              <w:jc w:val="center"/>
              <w:rPr>
                <w:rFonts w:ascii="Calibri" w:eastAsia="等线" w:hAnsi="Calibri" w:cs="Times New Roman"/>
                <w:lang w:val="en-US"/>
              </w:rPr>
            </w:pPr>
          </w:p>
        </w:tc>
      </w:tr>
      <w:tr w:rsidR="001A1C5E" w:rsidRPr="007B732E" w14:paraId="7E4F96DE" w14:textId="77777777" w:rsidTr="004C3696">
        <w:tc>
          <w:tcPr>
            <w:tcW w:w="3548" w:type="dxa"/>
          </w:tcPr>
          <w:p w14:paraId="49DCF51A"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Never</w:t>
            </w:r>
          </w:p>
        </w:tc>
        <w:tc>
          <w:tcPr>
            <w:tcW w:w="1873" w:type="dxa"/>
          </w:tcPr>
          <w:p w14:paraId="3CB3C6E1"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6</w:t>
            </w:r>
            <w:r>
              <w:rPr>
                <w:rFonts w:ascii="Calibri" w:eastAsia="等线" w:hAnsi="Calibri" w:cs="Times New Roman"/>
                <w:lang w:val="en-US"/>
              </w:rPr>
              <w:t>61</w:t>
            </w:r>
            <w:r w:rsidRPr="007B732E">
              <w:rPr>
                <w:rFonts w:ascii="Calibri" w:eastAsia="等线" w:hAnsi="Calibri" w:cs="Times New Roman"/>
                <w:lang w:val="en-US"/>
              </w:rPr>
              <w:t xml:space="preserve"> (40.</w:t>
            </w:r>
            <w:r>
              <w:rPr>
                <w:rFonts w:ascii="Calibri" w:eastAsia="等线" w:hAnsi="Calibri" w:cs="Times New Roman"/>
                <w:lang w:val="en-US"/>
              </w:rPr>
              <w:t>4</w:t>
            </w:r>
            <w:r w:rsidRPr="007B732E">
              <w:rPr>
                <w:rFonts w:ascii="Calibri" w:eastAsia="等线" w:hAnsi="Calibri" w:cs="Times New Roman"/>
                <w:lang w:val="en-US"/>
              </w:rPr>
              <w:t>)</w:t>
            </w:r>
          </w:p>
        </w:tc>
        <w:tc>
          <w:tcPr>
            <w:tcW w:w="1873" w:type="dxa"/>
          </w:tcPr>
          <w:p w14:paraId="57E176CF"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1472 (36.6)</w:t>
            </w:r>
          </w:p>
        </w:tc>
        <w:tc>
          <w:tcPr>
            <w:tcW w:w="1012" w:type="dxa"/>
          </w:tcPr>
          <w:p w14:paraId="7F97D191" w14:textId="77777777" w:rsidR="001A1C5E" w:rsidRPr="007B732E" w:rsidRDefault="001A1C5E" w:rsidP="004C3696">
            <w:pPr>
              <w:widowControl/>
              <w:jc w:val="center"/>
              <w:rPr>
                <w:rFonts w:ascii="Calibri" w:eastAsia="等线" w:hAnsi="Calibri" w:cs="Times New Roman"/>
                <w:lang w:val="en-US"/>
              </w:rPr>
            </w:pPr>
          </w:p>
        </w:tc>
      </w:tr>
      <w:tr w:rsidR="001A1C5E" w:rsidRPr="007B732E" w14:paraId="58F098BF" w14:textId="77777777" w:rsidTr="004C3696">
        <w:tc>
          <w:tcPr>
            <w:tcW w:w="3548" w:type="dxa"/>
          </w:tcPr>
          <w:p w14:paraId="4E5BB1C4"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Current alcohol consumption, n(%)</w:t>
            </w:r>
          </w:p>
        </w:tc>
        <w:tc>
          <w:tcPr>
            <w:tcW w:w="1873" w:type="dxa"/>
          </w:tcPr>
          <w:p w14:paraId="2EBF946E"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13</w:t>
            </w:r>
            <w:r>
              <w:rPr>
                <w:rFonts w:ascii="Calibri" w:eastAsia="等线" w:hAnsi="Calibri" w:cs="Times New Roman"/>
                <w:lang w:val="en-US"/>
              </w:rPr>
              <w:t>07</w:t>
            </w:r>
            <w:r w:rsidRPr="007B732E">
              <w:rPr>
                <w:rFonts w:ascii="Calibri" w:eastAsia="等线" w:hAnsi="Calibri" w:cs="Times New Roman"/>
                <w:lang w:val="en-US"/>
              </w:rPr>
              <w:t xml:space="preserve"> (</w:t>
            </w:r>
            <w:r>
              <w:rPr>
                <w:rFonts w:ascii="Calibri" w:eastAsia="等线" w:hAnsi="Calibri" w:cs="Times New Roman"/>
                <w:lang w:val="en-US"/>
              </w:rPr>
              <w:t>79.9</w:t>
            </w:r>
            <w:r w:rsidRPr="007B732E">
              <w:rPr>
                <w:rFonts w:ascii="Calibri" w:eastAsia="等线" w:hAnsi="Calibri" w:cs="Times New Roman"/>
                <w:lang w:val="en-US"/>
              </w:rPr>
              <w:t>)</w:t>
            </w:r>
          </w:p>
        </w:tc>
        <w:tc>
          <w:tcPr>
            <w:tcW w:w="1873" w:type="dxa"/>
          </w:tcPr>
          <w:p w14:paraId="06AE0CD7"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3285 (87.0)</w:t>
            </w:r>
          </w:p>
        </w:tc>
        <w:tc>
          <w:tcPr>
            <w:tcW w:w="1012" w:type="dxa"/>
          </w:tcPr>
          <w:p w14:paraId="5E2F5584"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&lt;0.001</w:t>
            </w:r>
          </w:p>
        </w:tc>
      </w:tr>
      <w:tr w:rsidR="001A1C5E" w:rsidRPr="007B732E" w14:paraId="22199266" w14:textId="77777777" w:rsidTr="004C3696">
        <w:tc>
          <w:tcPr>
            <w:tcW w:w="3548" w:type="dxa"/>
          </w:tcPr>
          <w:p w14:paraId="2120B187"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Area </w:t>
            </w:r>
            <w:proofErr w:type="spellStart"/>
            <w:r w:rsidRPr="007B732E">
              <w:rPr>
                <w:rFonts w:ascii="Calibri" w:eastAsia="等线" w:hAnsi="Calibri" w:cs="Times New Roman"/>
                <w:lang w:val="en-US"/>
              </w:rPr>
              <w:t>SES</w:t>
            </w:r>
            <w:r w:rsidRPr="007B732E">
              <w:rPr>
                <w:rFonts w:ascii="Calibri" w:eastAsia="等线" w:hAnsi="Calibri" w:cs="Times New Roman"/>
                <w:vertAlign w:val="superscript"/>
                <w:lang w:val="en-US"/>
              </w:rPr>
              <w:t>d</w:t>
            </w:r>
            <w:proofErr w:type="spellEnd"/>
            <w:r w:rsidRPr="007B732E">
              <w:rPr>
                <w:rFonts w:ascii="Calibri" w:eastAsia="等线" w:hAnsi="Calibri" w:cs="Times New Roman"/>
                <w:lang w:val="en-US"/>
              </w:rPr>
              <w:t>, median (IQR)</w:t>
            </w:r>
          </w:p>
        </w:tc>
        <w:tc>
          <w:tcPr>
            <w:tcW w:w="1873" w:type="dxa"/>
          </w:tcPr>
          <w:p w14:paraId="7E474F39"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20.8 (5.4</w:t>
            </w:r>
            <w:r>
              <w:rPr>
                <w:rFonts w:ascii="Calibri" w:eastAsia="等线" w:hAnsi="Calibri" w:cs="Times New Roman"/>
                <w:lang w:val="en-US"/>
              </w:rPr>
              <w:t>3</w:t>
            </w:r>
            <w:r w:rsidRPr="007B732E">
              <w:rPr>
                <w:rFonts w:ascii="Calibri" w:eastAsia="等线" w:hAnsi="Calibri" w:cs="Times New Roman"/>
                <w:lang w:val="en-US"/>
              </w:rPr>
              <w:t>)</w:t>
            </w:r>
          </w:p>
        </w:tc>
        <w:tc>
          <w:tcPr>
            <w:tcW w:w="1873" w:type="dxa"/>
          </w:tcPr>
          <w:p w14:paraId="10B72CFB"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21.3 (5.86)</w:t>
            </w:r>
          </w:p>
        </w:tc>
        <w:tc>
          <w:tcPr>
            <w:tcW w:w="1012" w:type="dxa"/>
          </w:tcPr>
          <w:p w14:paraId="5E45429E"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0.007</w:t>
            </w:r>
          </w:p>
        </w:tc>
      </w:tr>
      <w:tr w:rsidR="001A1C5E" w:rsidRPr="007B732E" w14:paraId="41D1400D" w14:textId="77777777" w:rsidTr="004C3696">
        <w:tc>
          <w:tcPr>
            <w:tcW w:w="3548" w:type="dxa"/>
          </w:tcPr>
          <w:p w14:paraId="4A121537"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Residing in urban </w:t>
            </w:r>
            <w:proofErr w:type="spellStart"/>
            <w:r w:rsidRPr="007B732E">
              <w:rPr>
                <w:rFonts w:ascii="Calibri" w:eastAsia="等线" w:hAnsi="Calibri" w:cs="Times New Roman"/>
                <w:lang w:val="en-US"/>
              </w:rPr>
              <w:t>region</w:t>
            </w:r>
            <w:r w:rsidRPr="007B732E">
              <w:rPr>
                <w:rFonts w:ascii="Calibri" w:eastAsia="等线" w:hAnsi="Calibri" w:cs="Times New Roman"/>
                <w:vertAlign w:val="superscript"/>
                <w:lang w:val="en-US"/>
              </w:rPr>
              <w:t>e</w:t>
            </w:r>
            <w:proofErr w:type="spellEnd"/>
            <w:r w:rsidRPr="007B732E">
              <w:rPr>
                <w:rFonts w:ascii="Calibri" w:eastAsia="等线" w:hAnsi="Calibri" w:cs="Times New Roman"/>
                <w:lang w:val="en-US"/>
              </w:rPr>
              <w:t>, n(%)</w:t>
            </w:r>
          </w:p>
        </w:tc>
        <w:tc>
          <w:tcPr>
            <w:tcW w:w="1873" w:type="dxa"/>
          </w:tcPr>
          <w:p w14:paraId="32C4C7BB" w14:textId="77777777" w:rsidR="001A1C5E" w:rsidRPr="007B732E" w:rsidRDefault="001A1C5E" w:rsidP="004C3696">
            <w:pPr>
              <w:widowControl/>
              <w:jc w:val="center"/>
              <w:rPr>
                <w:rFonts w:ascii="Calibri" w:eastAsia="等线" w:hAnsi="Calibri" w:cs="Times New Roman"/>
                <w:lang w:val="en-US"/>
              </w:rPr>
            </w:pPr>
            <w:r>
              <w:rPr>
                <w:rFonts w:ascii="Calibri" w:eastAsia="等线" w:hAnsi="Calibri" w:cs="Times New Roman"/>
                <w:lang w:val="en-US"/>
              </w:rPr>
              <w:t>490</w:t>
            </w:r>
            <w:r w:rsidRPr="007B732E">
              <w:rPr>
                <w:rFonts w:ascii="Calibri" w:eastAsia="等线" w:hAnsi="Calibri" w:cs="Times New Roman"/>
                <w:lang w:val="en-US"/>
              </w:rPr>
              <w:t xml:space="preserve"> (30.</w:t>
            </w:r>
            <w:r>
              <w:rPr>
                <w:rFonts w:ascii="Calibri" w:eastAsia="等线" w:hAnsi="Calibri" w:cs="Times New Roman"/>
                <w:lang w:val="en-US"/>
              </w:rPr>
              <w:t>0</w:t>
            </w:r>
            <w:r w:rsidRPr="007B732E">
              <w:rPr>
                <w:rFonts w:ascii="Calibri" w:eastAsia="等线" w:hAnsi="Calibri" w:cs="Times New Roman"/>
                <w:lang w:val="en-US"/>
              </w:rPr>
              <w:t>)</w:t>
            </w:r>
          </w:p>
        </w:tc>
        <w:tc>
          <w:tcPr>
            <w:tcW w:w="1873" w:type="dxa"/>
          </w:tcPr>
          <w:p w14:paraId="422F283A"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930 (23.1)</w:t>
            </w:r>
          </w:p>
        </w:tc>
        <w:tc>
          <w:tcPr>
            <w:tcW w:w="1012" w:type="dxa"/>
          </w:tcPr>
          <w:p w14:paraId="26270400"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&lt;0.001</w:t>
            </w:r>
          </w:p>
        </w:tc>
      </w:tr>
      <w:tr w:rsidR="001A1C5E" w:rsidRPr="007B732E" w14:paraId="2190C3F0" w14:textId="77777777" w:rsidTr="004C3696">
        <w:tc>
          <w:tcPr>
            <w:tcW w:w="8306" w:type="dxa"/>
            <w:gridSpan w:val="4"/>
            <w:tcBorders>
              <w:top w:val="single" w:sz="4" w:space="0" w:color="auto"/>
            </w:tcBorders>
          </w:tcPr>
          <w:p w14:paraId="13931A94" w14:textId="77777777" w:rsidR="001A1C5E" w:rsidRPr="007B732E" w:rsidRDefault="001A1C5E" w:rsidP="004C3696">
            <w:pPr>
              <w:widowControl/>
              <w:jc w:val="left"/>
              <w:rPr>
                <w:rFonts w:ascii="Calibri" w:eastAsia="等线" w:hAnsi="Calibri" w:cs="Times New Roman"/>
                <w:sz w:val="18"/>
                <w:szCs w:val="18"/>
                <w:lang w:val="en-US"/>
              </w:rPr>
            </w:pPr>
            <w:r w:rsidRPr="007B732E">
              <w:rPr>
                <w:rFonts w:ascii="Calibri" w:eastAsia="等线" w:hAnsi="Calibri" w:cs="Times New Roman"/>
                <w:sz w:val="18"/>
                <w:szCs w:val="18"/>
                <w:lang w:val="en-US"/>
              </w:rPr>
              <w:t>Note: -, not applicable; ALS, amyotrophic lateral sclerosis; SES, socioeconomic status;</w:t>
            </w:r>
          </w:p>
          <w:p w14:paraId="0D6F49CE" w14:textId="77777777" w:rsidR="001A1C5E" w:rsidRPr="007B732E" w:rsidRDefault="001A1C5E" w:rsidP="004C3696">
            <w:pPr>
              <w:widowControl/>
              <w:jc w:val="left"/>
              <w:rPr>
                <w:rFonts w:ascii="Calibri" w:eastAsia="等线" w:hAnsi="Calibri" w:cs="Times New Roman"/>
                <w:sz w:val="18"/>
                <w:szCs w:val="18"/>
                <w:lang w:val="en-US"/>
              </w:rPr>
            </w:pPr>
            <w:r w:rsidRPr="007B732E">
              <w:rPr>
                <w:rFonts w:ascii="Calibri" w:eastAsia="等线" w:hAnsi="Calibri" w:cs="Times New Roman"/>
                <w:sz w:val="18"/>
                <w:szCs w:val="18"/>
                <w:vertAlign w:val="superscript"/>
                <w:lang w:val="en-US"/>
              </w:rPr>
              <w:t>a</w:t>
            </w:r>
            <w:r w:rsidRPr="00564ABC">
              <w:rPr>
                <w:rFonts w:ascii="Calibri" w:eastAsia="等线" w:hAnsi="Calibri" w:cs="Times New Roman"/>
                <w:sz w:val="18"/>
                <w:szCs w:val="18"/>
                <w:lang w:val="en-US"/>
              </w:rPr>
              <w:t xml:space="preserve">983 </w:t>
            </w:r>
            <w:r w:rsidRPr="007B732E">
              <w:rPr>
                <w:rFonts w:ascii="Calibri" w:eastAsia="等线" w:hAnsi="Calibri" w:cs="Times New Roman"/>
                <w:sz w:val="18"/>
                <w:szCs w:val="18"/>
                <w:lang w:val="en-US"/>
              </w:rPr>
              <w:t>cases and 2714 controls were included in the previous analyses (</w:t>
            </w:r>
            <w:proofErr w:type="spellStart"/>
            <w:r w:rsidRPr="007B732E">
              <w:rPr>
                <w:rFonts w:ascii="Calibri" w:eastAsia="等线" w:hAnsi="Calibri" w:cs="Times New Roman"/>
                <w:sz w:val="18"/>
                <w:szCs w:val="18"/>
                <w:lang w:val="en-US"/>
              </w:rPr>
              <w:t>Seelen</w:t>
            </w:r>
            <w:proofErr w:type="spellEnd"/>
            <w:r w:rsidRPr="007B732E">
              <w:rPr>
                <w:rFonts w:ascii="Calibri" w:eastAsia="等线" w:hAnsi="Calibri" w:cs="Times New Roman"/>
                <w:sz w:val="18"/>
                <w:szCs w:val="18"/>
                <w:lang w:val="en-US"/>
              </w:rPr>
              <w:t xml:space="preserve"> et al, 2017).</w:t>
            </w:r>
          </w:p>
          <w:p w14:paraId="016F137F" w14:textId="77777777" w:rsidR="001A1C5E" w:rsidRPr="007B732E" w:rsidRDefault="001A1C5E" w:rsidP="004C3696">
            <w:pPr>
              <w:widowControl/>
              <w:jc w:val="left"/>
              <w:rPr>
                <w:rFonts w:ascii="Calibri" w:eastAsia="等线" w:hAnsi="Calibri" w:cs="Times New Roman"/>
                <w:sz w:val="18"/>
                <w:szCs w:val="18"/>
                <w:lang w:val="en-US"/>
              </w:rPr>
            </w:pPr>
            <w:r w:rsidRPr="007B732E">
              <w:rPr>
                <w:rFonts w:ascii="Calibri" w:eastAsia="等线" w:hAnsi="Calibri" w:cs="Times New Roman"/>
                <w:sz w:val="18"/>
                <w:szCs w:val="18"/>
                <w:vertAlign w:val="superscript"/>
                <w:lang w:val="en-US"/>
              </w:rPr>
              <w:t xml:space="preserve">b </w:t>
            </w:r>
            <w:r w:rsidRPr="007B732E">
              <w:rPr>
                <w:rFonts w:ascii="Calibri" w:eastAsia="等线" w:hAnsi="Calibri" w:cs="Times New Roman"/>
                <w:i/>
                <w:iCs/>
                <w:sz w:val="18"/>
                <w:szCs w:val="18"/>
                <w:lang w:val="en-US"/>
              </w:rPr>
              <w:t>P</w:t>
            </w:r>
            <w:r w:rsidRPr="007B732E">
              <w:rPr>
                <w:rFonts w:ascii="Calibri" w:eastAsia="等线" w:hAnsi="Calibri" w:cs="Times New Roman"/>
                <w:sz w:val="18"/>
                <w:szCs w:val="18"/>
                <w:lang w:val="en-US"/>
              </w:rPr>
              <w:t>-values were calculated using chi-square test for categorical variables and the Mann-Whitney U test for continuous variables;</w:t>
            </w:r>
          </w:p>
          <w:p w14:paraId="1D4B9055" w14:textId="77777777" w:rsidR="001A1C5E" w:rsidRPr="007B732E" w:rsidRDefault="001A1C5E" w:rsidP="004C3696">
            <w:pPr>
              <w:widowControl/>
              <w:jc w:val="left"/>
              <w:rPr>
                <w:rFonts w:ascii="Calibri" w:eastAsia="等线" w:hAnsi="Calibri" w:cs="Times New Roman"/>
                <w:sz w:val="18"/>
                <w:szCs w:val="18"/>
                <w:lang w:val="en-US"/>
              </w:rPr>
            </w:pPr>
            <w:r w:rsidRPr="007B732E">
              <w:rPr>
                <w:rFonts w:ascii="Calibri" w:eastAsia="等线" w:hAnsi="Calibri" w:cs="Times New Roman"/>
                <w:sz w:val="18"/>
                <w:szCs w:val="18"/>
                <w:vertAlign w:val="superscript"/>
                <w:lang w:val="en-US"/>
              </w:rPr>
              <w:t xml:space="preserve">c </w:t>
            </w:r>
            <w:r w:rsidRPr="007B732E">
              <w:rPr>
                <w:rFonts w:ascii="Calibri" w:eastAsia="等线" w:hAnsi="Calibri" w:cs="Times New Roman"/>
                <w:sz w:val="18"/>
                <w:szCs w:val="18"/>
                <w:lang w:val="en-US"/>
              </w:rPr>
              <w:t>Missing values of education level were imputed using Multiple Imputation via Chain Equations.</w:t>
            </w:r>
          </w:p>
          <w:p w14:paraId="76ECD243" w14:textId="77777777" w:rsidR="001A1C5E" w:rsidRPr="007B732E" w:rsidRDefault="001A1C5E" w:rsidP="004C3696">
            <w:pPr>
              <w:widowControl/>
              <w:jc w:val="left"/>
              <w:rPr>
                <w:rFonts w:ascii="Calibri" w:eastAsia="等线" w:hAnsi="Calibri" w:cs="Times New Roman"/>
                <w:sz w:val="18"/>
                <w:szCs w:val="18"/>
                <w:lang w:val="en-US"/>
              </w:rPr>
            </w:pPr>
            <w:proofErr w:type="spellStart"/>
            <w:r w:rsidRPr="007B732E">
              <w:rPr>
                <w:rFonts w:ascii="Calibri" w:eastAsia="等线" w:hAnsi="Calibri" w:cs="Times New Roman"/>
                <w:sz w:val="18"/>
                <w:szCs w:val="18"/>
                <w:vertAlign w:val="superscript"/>
                <w:lang w:val="en-US"/>
              </w:rPr>
              <w:t>d</w:t>
            </w:r>
            <w:r w:rsidRPr="007B732E">
              <w:rPr>
                <w:rFonts w:ascii="Calibri" w:eastAsia="等线" w:hAnsi="Calibri" w:cs="Times New Roman"/>
                <w:sz w:val="18"/>
                <w:szCs w:val="18"/>
                <w:lang w:val="en-US"/>
              </w:rPr>
              <w:t>Defined</w:t>
            </w:r>
            <w:proofErr w:type="spellEnd"/>
            <w:r w:rsidRPr="007B732E">
              <w:rPr>
                <w:rFonts w:ascii="Calibri" w:eastAsia="等线" w:hAnsi="Calibri" w:cs="Times New Roman"/>
                <w:sz w:val="18"/>
                <w:szCs w:val="18"/>
                <w:lang w:val="en-US"/>
              </w:rPr>
              <w:t xml:space="preserve"> as percentage of high income per municipality </w:t>
            </w:r>
            <w:r w:rsidRPr="007B732E">
              <w:rPr>
                <w:rFonts w:ascii="Calibri" w:eastAsia="等线" w:hAnsi="Calibri" w:cs="Times New Roman"/>
                <w:sz w:val="18"/>
                <w:szCs w:val="18"/>
                <w:vertAlign w:val="superscript"/>
                <w:lang w:val="en-US"/>
              </w:rPr>
              <w:t xml:space="preserve"> </w:t>
            </w:r>
          </w:p>
          <w:p w14:paraId="764B4152" w14:textId="77777777" w:rsidR="001A1C5E" w:rsidRPr="007B732E" w:rsidRDefault="001A1C5E" w:rsidP="004C3696">
            <w:pPr>
              <w:widowControl/>
              <w:jc w:val="left"/>
              <w:rPr>
                <w:rFonts w:ascii="Calibri" w:eastAsia="等线" w:hAnsi="Calibri" w:cs="Times New Roman"/>
                <w:sz w:val="18"/>
                <w:szCs w:val="18"/>
                <w:lang w:val="en-US"/>
              </w:rPr>
            </w:pPr>
            <w:proofErr w:type="spellStart"/>
            <w:r w:rsidRPr="007B732E">
              <w:rPr>
                <w:rFonts w:ascii="Calibri" w:eastAsia="等线" w:hAnsi="Calibri" w:cs="Times New Roman"/>
                <w:sz w:val="18"/>
                <w:szCs w:val="18"/>
                <w:vertAlign w:val="superscript"/>
                <w:lang w:val="en-US"/>
              </w:rPr>
              <w:t>e</w:t>
            </w:r>
            <w:r w:rsidRPr="00DE2A9B">
              <w:rPr>
                <w:rFonts w:ascii="Calibri" w:eastAsia="等线" w:hAnsi="Calibri" w:cs="Times New Roman"/>
                <w:sz w:val="18"/>
                <w:szCs w:val="18"/>
                <w:lang w:val="en-US"/>
              </w:rPr>
              <w:t>U</w:t>
            </w:r>
            <w:r w:rsidRPr="007B732E">
              <w:rPr>
                <w:rFonts w:ascii="Calibri" w:eastAsia="等线" w:hAnsi="Calibri" w:cs="Times New Roman"/>
                <w:sz w:val="18"/>
                <w:szCs w:val="18"/>
                <w:lang w:val="en-US"/>
              </w:rPr>
              <w:t>rban</w:t>
            </w:r>
            <w:proofErr w:type="spellEnd"/>
            <w:r w:rsidRPr="007B732E">
              <w:rPr>
                <w:rFonts w:ascii="Calibri" w:eastAsia="等线" w:hAnsi="Calibri" w:cs="Times New Roman"/>
                <w:sz w:val="18"/>
                <w:szCs w:val="18"/>
                <w:lang w:val="en-US"/>
              </w:rPr>
              <w:t xml:space="preserve"> region is defined a</w:t>
            </w:r>
            <w:r>
              <w:rPr>
                <w:rFonts w:ascii="Calibri" w:eastAsia="等线" w:hAnsi="Calibri" w:cs="Times New Roman"/>
                <w:sz w:val="18"/>
                <w:szCs w:val="18"/>
                <w:lang w:val="en-US"/>
              </w:rPr>
              <w:t>s</w:t>
            </w:r>
            <w:r w:rsidRPr="007B732E">
              <w:rPr>
                <w:rFonts w:ascii="Calibri" w:eastAsia="等线" w:hAnsi="Calibri" w:cs="Times New Roman"/>
                <w:sz w:val="18"/>
                <w:szCs w:val="18"/>
                <w:lang w:val="en-US"/>
              </w:rPr>
              <w:t xml:space="preserve"> municipalit</w:t>
            </w:r>
            <w:r>
              <w:rPr>
                <w:rFonts w:ascii="Calibri" w:eastAsia="等线" w:hAnsi="Calibri" w:cs="Times New Roman"/>
                <w:sz w:val="18"/>
                <w:szCs w:val="18"/>
                <w:lang w:val="en-US"/>
              </w:rPr>
              <w:t>ies</w:t>
            </w:r>
            <w:r w:rsidRPr="007B732E">
              <w:rPr>
                <w:rFonts w:ascii="Calibri" w:eastAsia="等线" w:hAnsi="Calibri" w:cs="Times New Roman"/>
                <w:sz w:val="18"/>
                <w:szCs w:val="18"/>
                <w:lang w:val="en-US"/>
              </w:rPr>
              <w:t xml:space="preserve"> with a population equal to or more than 100,000.</w:t>
            </w:r>
          </w:p>
          <w:p w14:paraId="4015DB74" w14:textId="77777777" w:rsidR="001A1C5E" w:rsidRPr="007B732E" w:rsidRDefault="001A1C5E" w:rsidP="004C3696">
            <w:pPr>
              <w:widowControl/>
              <w:jc w:val="left"/>
              <w:rPr>
                <w:rFonts w:ascii="Calibri" w:eastAsia="等线" w:hAnsi="Calibri" w:cs="Times New Roman"/>
                <w:lang w:val="en-US"/>
              </w:rPr>
            </w:pPr>
          </w:p>
        </w:tc>
      </w:tr>
    </w:tbl>
    <w:p w14:paraId="3BE7612B" w14:textId="77777777" w:rsidR="00081669" w:rsidRDefault="00081669" w:rsidP="002D7CA6">
      <w:pPr>
        <w:widowControl/>
        <w:spacing w:after="160" w:line="259" w:lineRule="auto"/>
        <w:jc w:val="left"/>
        <w:rPr>
          <w:rFonts w:ascii="Calibri" w:eastAsia="等线" w:hAnsi="Calibri" w:cs="Calibri"/>
          <w:kern w:val="0"/>
          <w:sz w:val="22"/>
        </w:rPr>
        <w:sectPr w:rsidR="00081669" w:rsidSect="001A1C5E">
          <w:pgSz w:w="11906" w:h="16838"/>
          <w:pgMar w:top="1440" w:right="1440" w:bottom="1440" w:left="1440" w:header="708" w:footer="708" w:gutter="0"/>
          <w:cols w:space="708"/>
          <w:docGrid w:linePitch="360"/>
        </w:sectPr>
      </w:pPr>
    </w:p>
    <w:p w14:paraId="11E417C7" w14:textId="40BA0890" w:rsidR="001A1C5E" w:rsidRDefault="001A1C5E" w:rsidP="002D7CA6">
      <w:pPr>
        <w:widowControl/>
        <w:spacing w:after="160" w:line="259" w:lineRule="auto"/>
        <w:jc w:val="left"/>
        <w:rPr>
          <w:rFonts w:ascii="Calibri" w:eastAsia="等线" w:hAnsi="Calibri" w:cs="Calibri"/>
          <w:kern w:val="0"/>
          <w:sz w:val="22"/>
        </w:rPr>
      </w:pPr>
    </w:p>
    <w:p w14:paraId="0269E857" w14:textId="0162AE04" w:rsidR="00081669" w:rsidRPr="00081669" w:rsidRDefault="00081669" w:rsidP="00081669">
      <w:pPr>
        <w:rPr>
          <w:rFonts w:ascii="Calibri" w:hAnsi="Calibri" w:cs="Calibri"/>
        </w:rPr>
      </w:pPr>
      <w:bookmarkStart w:id="8" w:name="_Hlk70154225"/>
      <w:r w:rsidRPr="00081669">
        <w:rPr>
          <w:rFonts w:ascii="Calibri" w:hAnsi="Calibri" w:cs="Calibri"/>
          <w:b/>
          <w:bCs/>
        </w:rPr>
        <w:t>Table S3</w:t>
      </w:r>
      <w:r>
        <w:rPr>
          <w:rFonts w:ascii="Calibri" w:hAnsi="Calibri" w:cs="Calibri"/>
        </w:rPr>
        <w:t xml:space="preserve"> </w:t>
      </w:r>
      <w:r w:rsidRPr="00081669">
        <w:rPr>
          <w:rFonts w:ascii="Calibri" w:hAnsi="Calibri" w:cs="Calibri"/>
        </w:rPr>
        <w:t>Association between long term exposure to air pollution and ALS in single pollutant models presented by marginal effects</w:t>
      </w:r>
    </w:p>
    <w:tbl>
      <w:tblPr>
        <w:tblStyle w:val="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693"/>
        <w:gridCol w:w="2410"/>
        <w:gridCol w:w="1071"/>
      </w:tblGrid>
      <w:tr w:rsidR="00081669" w:rsidRPr="00081669" w14:paraId="5E7E4586" w14:textId="77777777" w:rsidTr="00D26E3F">
        <w:tc>
          <w:tcPr>
            <w:tcW w:w="2122" w:type="dxa"/>
            <w:tcBorders>
              <w:top w:val="single" w:sz="4" w:space="0" w:color="auto"/>
              <w:bottom w:val="single" w:sz="4" w:space="0" w:color="auto"/>
            </w:tcBorders>
          </w:tcPr>
          <w:p w14:paraId="3402F892" w14:textId="77777777" w:rsidR="00081669" w:rsidRPr="00081669" w:rsidRDefault="00081669" w:rsidP="00081669">
            <w:pPr>
              <w:rPr>
                <w:rFonts w:ascii="Calibri" w:hAnsi="Calibri" w:cs="Calibri"/>
              </w:rPr>
            </w:pPr>
            <w:r w:rsidRPr="00081669">
              <w:rPr>
                <w:rFonts w:ascii="Calibri" w:hAnsi="Calibri" w:cs="Calibri" w:hint="eastAsia"/>
              </w:rPr>
              <w:t>A</w:t>
            </w:r>
            <w:r w:rsidRPr="00081669">
              <w:rPr>
                <w:rFonts w:ascii="Calibri" w:hAnsi="Calibri" w:cs="Calibri"/>
              </w:rPr>
              <w:t>ir pollutants</w:t>
            </w:r>
          </w:p>
        </w:tc>
        <w:tc>
          <w:tcPr>
            <w:tcW w:w="2693" w:type="dxa"/>
            <w:tcBorders>
              <w:top w:val="single" w:sz="4" w:space="0" w:color="auto"/>
              <w:bottom w:val="single" w:sz="4" w:space="0" w:color="auto"/>
            </w:tcBorders>
          </w:tcPr>
          <w:p w14:paraId="7106BDE6" w14:textId="77777777" w:rsidR="00081669" w:rsidRPr="00081669" w:rsidRDefault="00081669" w:rsidP="00081669">
            <w:pPr>
              <w:rPr>
                <w:rFonts w:ascii="Calibri" w:hAnsi="Calibri" w:cs="Calibri"/>
              </w:rPr>
            </w:pPr>
            <w:r w:rsidRPr="00081669">
              <w:rPr>
                <w:rFonts w:ascii="Calibri" w:hAnsi="Calibri" w:cs="Calibri" w:hint="eastAsia"/>
              </w:rPr>
              <w:t>A</w:t>
            </w:r>
            <w:r w:rsidRPr="00081669">
              <w:rPr>
                <w:rFonts w:ascii="Calibri" w:hAnsi="Calibri" w:cs="Calibri"/>
              </w:rPr>
              <w:t>verage concentrations (IQR)</w:t>
            </w:r>
          </w:p>
        </w:tc>
        <w:tc>
          <w:tcPr>
            <w:tcW w:w="2410" w:type="dxa"/>
            <w:tcBorders>
              <w:top w:val="single" w:sz="4" w:space="0" w:color="auto"/>
              <w:bottom w:val="single" w:sz="4" w:space="0" w:color="auto"/>
            </w:tcBorders>
          </w:tcPr>
          <w:p w14:paraId="2AB00EA0" w14:textId="77777777" w:rsidR="00081669" w:rsidRPr="00081669" w:rsidRDefault="00081669" w:rsidP="00081669">
            <w:pPr>
              <w:rPr>
                <w:rFonts w:ascii="Calibri" w:hAnsi="Calibri" w:cs="Calibri"/>
                <w:vertAlign w:val="superscript"/>
              </w:rPr>
            </w:pPr>
            <w:r w:rsidRPr="00081669">
              <w:rPr>
                <w:rFonts w:ascii="Calibri" w:hAnsi="Calibri" w:cs="Calibri" w:hint="eastAsia"/>
              </w:rPr>
              <w:t>M</w:t>
            </w:r>
            <w:r w:rsidRPr="00081669">
              <w:rPr>
                <w:rFonts w:ascii="Calibri" w:hAnsi="Calibri" w:cs="Calibri"/>
              </w:rPr>
              <w:t>arginal effects (95%CI)</w:t>
            </w:r>
            <w:r w:rsidRPr="00081669">
              <w:rPr>
                <w:rFonts w:ascii="Calibri" w:hAnsi="Calibri" w:cs="Calibri"/>
                <w:vertAlign w:val="superscript"/>
              </w:rPr>
              <w:t>a</w:t>
            </w:r>
          </w:p>
        </w:tc>
        <w:tc>
          <w:tcPr>
            <w:tcW w:w="1071" w:type="dxa"/>
            <w:tcBorders>
              <w:top w:val="single" w:sz="4" w:space="0" w:color="auto"/>
              <w:bottom w:val="single" w:sz="4" w:space="0" w:color="auto"/>
            </w:tcBorders>
          </w:tcPr>
          <w:p w14:paraId="3F2DE385" w14:textId="77777777" w:rsidR="00081669" w:rsidRPr="00081669" w:rsidRDefault="00081669" w:rsidP="00081669">
            <w:pPr>
              <w:rPr>
                <w:rFonts w:ascii="Calibri" w:hAnsi="Calibri" w:cs="Calibri"/>
                <w:vertAlign w:val="superscript"/>
              </w:rPr>
            </w:pPr>
            <w:r w:rsidRPr="00081669">
              <w:rPr>
                <w:rFonts w:ascii="Calibri" w:hAnsi="Calibri" w:cs="Calibri" w:hint="eastAsia"/>
                <w:i/>
                <w:iCs/>
              </w:rPr>
              <w:t>P</w:t>
            </w:r>
            <w:r w:rsidRPr="00081669">
              <w:rPr>
                <w:rFonts w:ascii="Calibri" w:hAnsi="Calibri" w:cs="Calibri"/>
              </w:rPr>
              <w:t xml:space="preserve"> </w:t>
            </w:r>
            <w:proofErr w:type="spellStart"/>
            <w:r w:rsidRPr="00081669">
              <w:rPr>
                <w:rFonts w:ascii="Calibri" w:hAnsi="Calibri" w:cs="Calibri"/>
              </w:rPr>
              <w:t>value</w:t>
            </w:r>
            <w:r w:rsidRPr="00081669">
              <w:rPr>
                <w:rFonts w:ascii="Calibri" w:hAnsi="Calibri" w:cs="Calibri"/>
                <w:vertAlign w:val="superscript"/>
              </w:rPr>
              <w:t>b</w:t>
            </w:r>
            <w:proofErr w:type="spellEnd"/>
          </w:p>
        </w:tc>
      </w:tr>
      <w:tr w:rsidR="00081669" w:rsidRPr="00081669" w14:paraId="2DC20416" w14:textId="77777777" w:rsidTr="00D26E3F">
        <w:tc>
          <w:tcPr>
            <w:tcW w:w="2122" w:type="dxa"/>
            <w:tcBorders>
              <w:top w:val="single" w:sz="4" w:space="0" w:color="auto"/>
            </w:tcBorders>
          </w:tcPr>
          <w:p w14:paraId="2D3E0836"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µg/m</w:t>
            </w:r>
            <w:r w:rsidRPr="00081669">
              <w:rPr>
                <w:rFonts w:ascii="Calibri" w:hAnsi="Calibri" w:cs="Calibri"/>
                <w:vertAlign w:val="superscript"/>
              </w:rPr>
              <w:t>3</w:t>
            </w:r>
          </w:p>
        </w:tc>
        <w:tc>
          <w:tcPr>
            <w:tcW w:w="2693" w:type="dxa"/>
            <w:tcBorders>
              <w:top w:val="single" w:sz="4" w:space="0" w:color="auto"/>
            </w:tcBorders>
          </w:tcPr>
          <w:p w14:paraId="3FCDD3FD"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2.2 (2.0)</w:t>
            </w:r>
          </w:p>
        </w:tc>
        <w:tc>
          <w:tcPr>
            <w:tcW w:w="2410" w:type="dxa"/>
            <w:tcBorders>
              <w:top w:val="single" w:sz="4" w:space="0" w:color="auto"/>
            </w:tcBorders>
          </w:tcPr>
          <w:p w14:paraId="564A589E"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.77% (0.74%, 2.80%)</w:t>
            </w:r>
          </w:p>
        </w:tc>
        <w:tc>
          <w:tcPr>
            <w:tcW w:w="1071" w:type="dxa"/>
            <w:tcBorders>
              <w:top w:val="single" w:sz="4" w:space="0" w:color="auto"/>
            </w:tcBorders>
          </w:tcPr>
          <w:p w14:paraId="7D3678B7"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.002</w:t>
            </w:r>
          </w:p>
        </w:tc>
      </w:tr>
      <w:tr w:rsidR="00081669" w:rsidRPr="00081669" w14:paraId="16CE6F02" w14:textId="77777777" w:rsidTr="00D26E3F">
        <w:tc>
          <w:tcPr>
            <w:tcW w:w="2122" w:type="dxa"/>
          </w:tcPr>
          <w:p w14:paraId="0723805C" w14:textId="77777777" w:rsidR="00081669" w:rsidRPr="00081669" w:rsidRDefault="00081669" w:rsidP="00081669">
            <w:pPr>
              <w:rPr>
                <w:rFonts w:ascii="Calibri" w:hAnsi="Calibri" w:cs="Calibri"/>
              </w:rPr>
            </w:pPr>
            <w:proofErr w:type="spellStart"/>
            <w:r w:rsidRPr="00081669">
              <w:rPr>
                <w:rFonts w:ascii="Calibri" w:hAnsi="Calibri" w:cs="Calibri"/>
              </w:rPr>
              <w:t>PM</w:t>
            </w:r>
            <w:r w:rsidRPr="00081669">
              <w:rPr>
                <w:rFonts w:ascii="Calibri" w:hAnsi="Calibri" w:cs="Calibri"/>
                <w:vertAlign w:val="subscript"/>
              </w:rPr>
              <w:t>coarse</w:t>
            </w:r>
            <w:proofErr w:type="spellEnd"/>
            <w:r w:rsidRPr="00081669">
              <w:rPr>
                <w:rFonts w:ascii="Calibri" w:hAnsi="Calibri" w:cs="Calibri"/>
              </w:rPr>
              <w:t>, µg/m</w:t>
            </w:r>
            <w:r w:rsidRPr="00081669">
              <w:rPr>
                <w:rFonts w:ascii="Calibri" w:hAnsi="Calibri" w:cs="Calibri"/>
                <w:vertAlign w:val="superscript"/>
              </w:rPr>
              <w:t>3</w:t>
            </w:r>
          </w:p>
        </w:tc>
        <w:tc>
          <w:tcPr>
            <w:tcW w:w="2693" w:type="dxa"/>
          </w:tcPr>
          <w:p w14:paraId="77FFFE05"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0.7 (0.9)</w:t>
            </w:r>
          </w:p>
        </w:tc>
        <w:tc>
          <w:tcPr>
            <w:tcW w:w="2410" w:type="dxa"/>
          </w:tcPr>
          <w:p w14:paraId="32C0F34A"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.85% (-0.29%, 1.99%)</w:t>
            </w:r>
          </w:p>
        </w:tc>
        <w:tc>
          <w:tcPr>
            <w:tcW w:w="1071" w:type="dxa"/>
          </w:tcPr>
          <w:p w14:paraId="2F421FE5"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.171</w:t>
            </w:r>
          </w:p>
        </w:tc>
      </w:tr>
      <w:tr w:rsidR="00081669" w:rsidRPr="00081669" w14:paraId="11E9F812" w14:textId="77777777" w:rsidTr="00D26E3F">
        <w:tc>
          <w:tcPr>
            <w:tcW w:w="2122" w:type="dxa"/>
          </w:tcPr>
          <w:p w14:paraId="088558E7"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µg/m</w:t>
            </w:r>
            <w:r w:rsidRPr="00081669">
              <w:rPr>
                <w:rFonts w:ascii="Calibri" w:hAnsi="Calibri" w:cs="Calibri"/>
                <w:vertAlign w:val="superscript"/>
              </w:rPr>
              <w:t>3</w:t>
            </w:r>
          </w:p>
        </w:tc>
        <w:tc>
          <w:tcPr>
            <w:tcW w:w="2693" w:type="dxa"/>
          </w:tcPr>
          <w:p w14:paraId="7EB039BB"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1.7 (1.5)</w:t>
            </w:r>
          </w:p>
        </w:tc>
        <w:tc>
          <w:tcPr>
            <w:tcW w:w="2410" w:type="dxa"/>
          </w:tcPr>
          <w:p w14:paraId="49A3B464"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.29% (1.22%, 3.35%)</w:t>
            </w:r>
          </w:p>
        </w:tc>
        <w:tc>
          <w:tcPr>
            <w:tcW w:w="1071" w:type="dxa"/>
          </w:tcPr>
          <w:p w14:paraId="284C4B1A" w14:textId="77777777" w:rsidR="00081669" w:rsidRPr="00081669" w:rsidRDefault="00081669" w:rsidP="00081669">
            <w:pPr>
              <w:rPr>
                <w:rFonts w:ascii="Calibri" w:hAnsi="Calibri" w:cs="Calibri"/>
              </w:rPr>
            </w:pPr>
            <w:r w:rsidRPr="00081669">
              <w:rPr>
                <w:rFonts w:ascii="Calibri" w:hAnsi="Calibri" w:cs="Calibri" w:hint="eastAsia"/>
              </w:rPr>
              <w:t>&lt;</w:t>
            </w:r>
            <w:r w:rsidRPr="00081669">
              <w:rPr>
                <w:rFonts w:ascii="Calibri" w:hAnsi="Calibri" w:cs="Calibri"/>
              </w:rPr>
              <w:t>0.001</w:t>
            </w:r>
          </w:p>
        </w:tc>
      </w:tr>
      <w:tr w:rsidR="00081669" w:rsidRPr="00081669" w14:paraId="2F30495A" w14:textId="77777777" w:rsidTr="00D26E3F">
        <w:tc>
          <w:tcPr>
            <w:tcW w:w="2122" w:type="dxa"/>
          </w:tcPr>
          <w:p w14:paraId="57DE72ED"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 absorbance</w:t>
            </w:r>
            <w:r w:rsidRPr="00081669">
              <w:rPr>
                <w:rFonts w:ascii="Calibri" w:hAnsi="Calibri" w:cs="Calibri"/>
              </w:rPr>
              <w:t>, 10</w:t>
            </w:r>
            <w:r w:rsidRPr="00081669">
              <w:rPr>
                <w:rFonts w:ascii="Calibri" w:hAnsi="Calibri" w:cs="Calibri"/>
                <w:vertAlign w:val="superscript"/>
              </w:rPr>
              <w:t>-5</w:t>
            </w:r>
            <w:r w:rsidRPr="00081669">
              <w:rPr>
                <w:rFonts w:ascii="Calibri" w:hAnsi="Calibri" w:cs="Calibri"/>
              </w:rPr>
              <w:t>/m</w:t>
            </w:r>
          </w:p>
        </w:tc>
        <w:tc>
          <w:tcPr>
            <w:tcW w:w="2693" w:type="dxa"/>
          </w:tcPr>
          <w:p w14:paraId="0BEBC445"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.4 (0.3)</w:t>
            </w:r>
          </w:p>
        </w:tc>
        <w:tc>
          <w:tcPr>
            <w:tcW w:w="2410" w:type="dxa"/>
          </w:tcPr>
          <w:p w14:paraId="6ED53A32"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.30% (1.87%, 4.72%)</w:t>
            </w:r>
          </w:p>
        </w:tc>
        <w:tc>
          <w:tcPr>
            <w:tcW w:w="1071" w:type="dxa"/>
          </w:tcPr>
          <w:p w14:paraId="052673AC" w14:textId="77777777" w:rsidR="00081669" w:rsidRPr="00081669" w:rsidRDefault="00081669" w:rsidP="00081669">
            <w:pPr>
              <w:rPr>
                <w:rFonts w:ascii="Calibri" w:hAnsi="Calibri" w:cs="Calibri"/>
              </w:rPr>
            </w:pPr>
            <w:r w:rsidRPr="00081669">
              <w:rPr>
                <w:rFonts w:ascii="Calibri" w:hAnsi="Calibri" w:cs="Calibri" w:hint="eastAsia"/>
              </w:rPr>
              <w:t>&lt;</w:t>
            </w:r>
            <w:r w:rsidRPr="00081669">
              <w:rPr>
                <w:rFonts w:ascii="Calibri" w:hAnsi="Calibri" w:cs="Calibri"/>
              </w:rPr>
              <w:t>0.001</w:t>
            </w:r>
          </w:p>
        </w:tc>
      </w:tr>
      <w:tr w:rsidR="00081669" w:rsidRPr="00081669" w14:paraId="46AE0658" w14:textId="77777777" w:rsidTr="00D26E3F">
        <w:tc>
          <w:tcPr>
            <w:tcW w:w="2122" w:type="dxa"/>
          </w:tcPr>
          <w:p w14:paraId="6A7AE08D" w14:textId="77777777" w:rsidR="00081669" w:rsidRPr="00081669" w:rsidRDefault="00081669" w:rsidP="00081669">
            <w:pPr>
              <w:rPr>
                <w:rFonts w:ascii="Calibri" w:hAnsi="Calibri" w:cs="Calibri"/>
              </w:rPr>
            </w:pPr>
            <w:r w:rsidRPr="00081669">
              <w:rPr>
                <w:rFonts w:ascii="Calibri" w:hAnsi="Calibri" w:cs="Calibri"/>
              </w:rPr>
              <w:t>NO</w:t>
            </w:r>
            <w:r w:rsidRPr="00081669">
              <w:rPr>
                <w:rFonts w:ascii="Calibri" w:hAnsi="Calibri" w:cs="Calibri"/>
                <w:vertAlign w:val="subscript"/>
              </w:rPr>
              <w:t>2</w:t>
            </w:r>
            <w:r w:rsidRPr="00081669">
              <w:rPr>
                <w:rFonts w:ascii="Calibri" w:hAnsi="Calibri" w:cs="Calibri"/>
              </w:rPr>
              <w:t>, µg/m</w:t>
            </w:r>
            <w:r w:rsidRPr="00081669">
              <w:rPr>
                <w:rFonts w:ascii="Calibri" w:hAnsi="Calibri" w:cs="Calibri"/>
                <w:vertAlign w:val="superscript"/>
              </w:rPr>
              <w:t>3</w:t>
            </w:r>
          </w:p>
        </w:tc>
        <w:tc>
          <w:tcPr>
            <w:tcW w:w="2693" w:type="dxa"/>
          </w:tcPr>
          <w:p w14:paraId="07057FC8"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6.1 (7.4)</w:t>
            </w:r>
          </w:p>
        </w:tc>
        <w:tc>
          <w:tcPr>
            <w:tcW w:w="2410" w:type="dxa"/>
          </w:tcPr>
          <w:p w14:paraId="7903C71D" w14:textId="77777777" w:rsidR="00081669" w:rsidRPr="00081669" w:rsidRDefault="00081669" w:rsidP="00081669">
            <w:pPr>
              <w:rPr>
                <w:rFonts w:ascii="Calibri" w:hAnsi="Calibri" w:cs="Calibri"/>
              </w:rPr>
            </w:pPr>
            <w:r w:rsidRPr="00081669">
              <w:rPr>
                <w:rFonts w:ascii="Calibri" w:hAnsi="Calibri" w:cs="Calibri" w:hint="eastAsia"/>
              </w:rPr>
              <w:t>4</w:t>
            </w:r>
            <w:r w:rsidRPr="00081669">
              <w:rPr>
                <w:rFonts w:ascii="Calibri" w:hAnsi="Calibri" w:cs="Calibri"/>
              </w:rPr>
              <w:t>.25</w:t>
            </w:r>
            <w:r w:rsidRPr="00081669">
              <w:rPr>
                <w:rFonts w:ascii="Calibri" w:hAnsi="Calibri" w:cs="Calibri" w:hint="eastAsia"/>
              </w:rPr>
              <w:t>%</w:t>
            </w:r>
            <w:r w:rsidRPr="00081669">
              <w:rPr>
                <w:rFonts w:ascii="Calibri" w:hAnsi="Calibri" w:cs="Calibri"/>
              </w:rPr>
              <w:t xml:space="preserve"> </w:t>
            </w:r>
            <w:r w:rsidRPr="00081669">
              <w:rPr>
                <w:rFonts w:ascii="Calibri" w:hAnsi="Calibri" w:cs="Calibri" w:hint="eastAsia"/>
              </w:rPr>
              <w:t>(</w:t>
            </w:r>
            <w:r w:rsidRPr="00081669">
              <w:rPr>
                <w:rFonts w:ascii="Calibri" w:hAnsi="Calibri" w:cs="Calibri"/>
              </w:rPr>
              <w:t>2.79%, 5.70%)</w:t>
            </w:r>
          </w:p>
        </w:tc>
        <w:tc>
          <w:tcPr>
            <w:tcW w:w="1071" w:type="dxa"/>
          </w:tcPr>
          <w:p w14:paraId="20FA8ADD" w14:textId="77777777" w:rsidR="00081669" w:rsidRPr="00081669" w:rsidRDefault="00081669" w:rsidP="00081669">
            <w:pPr>
              <w:rPr>
                <w:rFonts w:ascii="Calibri" w:hAnsi="Calibri" w:cs="Calibri"/>
              </w:rPr>
            </w:pPr>
            <w:r w:rsidRPr="00081669">
              <w:rPr>
                <w:rFonts w:ascii="Calibri" w:hAnsi="Calibri" w:cs="Calibri" w:hint="eastAsia"/>
              </w:rPr>
              <w:t>&lt;</w:t>
            </w:r>
            <w:r w:rsidRPr="00081669">
              <w:rPr>
                <w:rFonts w:ascii="Calibri" w:hAnsi="Calibri" w:cs="Calibri"/>
              </w:rPr>
              <w:t>0.001</w:t>
            </w:r>
          </w:p>
        </w:tc>
      </w:tr>
      <w:tr w:rsidR="00081669" w:rsidRPr="00081669" w14:paraId="6004A554" w14:textId="77777777" w:rsidTr="00D26E3F">
        <w:tc>
          <w:tcPr>
            <w:tcW w:w="2122" w:type="dxa"/>
          </w:tcPr>
          <w:p w14:paraId="1D363171" w14:textId="77777777" w:rsidR="00081669" w:rsidRPr="00081669" w:rsidRDefault="00081669" w:rsidP="00081669">
            <w:pPr>
              <w:rPr>
                <w:rFonts w:ascii="Calibri" w:hAnsi="Calibri" w:cs="Calibri"/>
              </w:rPr>
            </w:pPr>
            <w:r w:rsidRPr="00081669">
              <w:rPr>
                <w:rFonts w:ascii="Calibri" w:hAnsi="Calibri" w:cs="Calibri"/>
              </w:rPr>
              <w:t>NO</w:t>
            </w:r>
            <w:r w:rsidRPr="00081669">
              <w:rPr>
                <w:rFonts w:ascii="Calibri" w:hAnsi="Calibri" w:cs="Calibri"/>
                <w:vertAlign w:val="subscript"/>
              </w:rPr>
              <w:t>x</w:t>
            </w:r>
            <w:r w:rsidRPr="00081669">
              <w:rPr>
                <w:rFonts w:ascii="Calibri" w:hAnsi="Calibri" w:cs="Calibri"/>
              </w:rPr>
              <w:t>, µg/m</w:t>
            </w:r>
            <w:r w:rsidRPr="00081669">
              <w:rPr>
                <w:rFonts w:ascii="Calibri" w:hAnsi="Calibri" w:cs="Calibri"/>
                <w:vertAlign w:val="superscript"/>
              </w:rPr>
              <w:t>3</w:t>
            </w:r>
          </w:p>
        </w:tc>
        <w:tc>
          <w:tcPr>
            <w:tcW w:w="2693" w:type="dxa"/>
          </w:tcPr>
          <w:p w14:paraId="43137CDD" w14:textId="77777777" w:rsidR="00081669" w:rsidRPr="00081669" w:rsidRDefault="00081669" w:rsidP="00081669">
            <w:pPr>
              <w:rPr>
                <w:rFonts w:ascii="Calibri" w:hAnsi="Calibri" w:cs="Calibri"/>
              </w:rPr>
            </w:pPr>
            <w:r w:rsidRPr="00081669">
              <w:rPr>
                <w:rFonts w:ascii="Calibri" w:hAnsi="Calibri" w:cs="Calibri" w:hint="eastAsia"/>
              </w:rPr>
              <w:t>4</w:t>
            </w:r>
            <w:r w:rsidRPr="00081669">
              <w:rPr>
                <w:rFonts w:ascii="Calibri" w:hAnsi="Calibri" w:cs="Calibri"/>
              </w:rPr>
              <w:t>4.1 (10.7)</w:t>
            </w:r>
          </w:p>
        </w:tc>
        <w:tc>
          <w:tcPr>
            <w:tcW w:w="2410" w:type="dxa"/>
          </w:tcPr>
          <w:p w14:paraId="5DAA08B1"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.54% (1.29%, 3.80%)</w:t>
            </w:r>
          </w:p>
        </w:tc>
        <w:tc>
          <w:tcPr>
            <w:tcW w:w="1071" w:type="dxa"/>
          </w:tcPr>
          <w:p w14:paraId="5F1C6968"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12E49858" w14:textId="77777777" w:rsidTr="00D26E3F">
        <w:tc>
          <w:tcPr>
            <w:tcW w:w="2122" w:type="dxa"/>
          </w:tcPr>
          <w:p w14:paraId="2D476C98" w14:textId="77777777" w:rsidR="00081669" w:rsidRPr="00081669" w:rsidRDefault="00081669" w:rsidP="00081669">
            <w:pPr>
              <w:rPr>
                <w:rFonts w:ascii="Calibri" w:hAnsi="Calibri" w:cs="Calibri"/>
              </w:rPr>
            </w:pPr>
            <w:r w:rsidRPr="00081669">
              <w:rPr>
                <w:rFonts w:ascii="Calibri" w:hAnsi="Calibri" w:cs="Calibri"/>
              </w:rPr>
              <w:t>UFP, particle/m</w:t>
            </w:r>
            <w:r w:rsidRPr="00081669">
              <w:rPr>
                <w:rFonts w:ascii="Calibri" w:hAnsi="Calibri" w:cs="Calibri"/>
                <w:vertAlign w:val="superscript"/>
              </w:rPr>
              <w:t>3</w:t>
            </w:r>
          </w:p>
        </w:tc>
        <w:tc>
          <w:tcPr>
            <w:tcW w:w="2693" w:type="dxa"/>
          </w:tcPr>
          <w:p w14:paraId="281DDE55" w14:textId="77777777" w:rsidR="00081669" w:rsidRPr="00081669" w:rsidRDefault="00081669" w:rsidP="00081669">
            <w:pPr>
              <w:rPr>
                <w:rFonts w:ascii="Calibri" w:hAnsi="Calibri" w:cs="Calibri"/>
              </w:rPr>
            </w:pPr>
            <w:r w:rsidRPr="00081669">
              <w:rPr>
                <w:rFonts w:ascii="Calibri" w:hAnsi="Calibri" w:cs="Calibri" w:hint="eastAsia"/>
              </w:rPr>
              <w:t>8</w:t>
            </w:r>
            <w:r w:rsidRPr="00081669">
              <w:rPr>
                <w:rFonts w:ascii="Calibri" w:hAnsi="Calibri" w:cs="Calibri"/>
              </w:rPr>
              <w:t>820 (1240)</w:t>
            </w:r>
          </w:p>
        </w:tc>
        <w:tc>
          <w:tcPr>
            <w:tcW w:w="2410" w:type="dxa"/>
          </w:tcPr>
          <w:p w14:paraId="1CE737ED" w14:textId="77777777" w:rsidR="00081669" w:rsidRPr="00081669" w:rsidRDefault="00081669" w:rsidP="00081669">
            <w:pPr>
              <w:rPr>
                <w:rFonts w:ascii="Calibri" w:hAnsi="Calibri" w:cs="Calibri"/>
              </w:rPr>
            </w:pPr>
            <w:r w:rsidRPr="00081669">
              <w:rPr>
                <w:rFonts w:ascii="Calibri" w:hAnsi="Calibri" w:cs="Calibri"/>
              </w:rPr>
              <w:t>1.77% (0.90%, 2.63%)</w:t>
            </w:r>
          </w:p>
        </w:tc>
        <w:tc>
          <w:tcPr>
            <w:tcW w:w="1071" w:type="dxa"/>
          </w:tcPr>
          <w:p w14:paraId="6D5938CA"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2B5A8CCB" w14:textId="77777777" w:rsidTr="00D26E3F">
        <w:tc>
          <w:tcPr>
            <w:tcW w:w="2122" w:type="dxa"/>
          </w:tcPr>
          <w:p w14:paraId="66B51E4A"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Cu, ng/m</w:t>
            </w:r>
            <w:r w:rsidRPr="00081669">
              <w:rPr>
                <w:rFonts w:ascii="Calibri" w:hAnsi="Calibri" w:cs="Calibri"/>
                <w:vertAlign w:val="superscript"/>
              </w:rPr>
              <w:t>3</w:t>
            </w:r>
          </w:p>
        </w:tc>
        <w:tc>
          <w:tcPr>
            <w:tcW w:w="2693" w:type="dxa"/>
          </w:tcPr>
          <w:p w14:paraId="4D57F12C"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.2 (1.1)</w:t>
            </w:r>
          </w:p>
        </w:tc>
        <w:tc>
          <w:tcPr>
            <w:tcW w:w="2410" w:type="dxa"/>
          </w:tcPr>
          <w:p w14:paraId="41CBFB3A"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.22% (1.82%, 4.61%)</w:t>
            </w:r>
          </w:p>
        </w:tc>
        <w:tc>
          <w:tcPr>
            <w:tcW w:w="1071" w:type="dxa"/>
          </w:tcPr>
          <w:p w14:paraId="4971BC88" w14:textId="77777777" w:rsidR="00081669" w:rsidRPr="00081669" w:rsidRDefault="00081669" w:rsidP="00081669">
            <w:pPr>
              <w:rPr>
                <w:rFonts w:ascii="Calibri" w:hAnsi="Calibri" w:cs="Calibri"/>
              </w:rPr>
            </w:pPr>
            <w:r w:rsidRPr="00081669">
              <w:rPr>
                <w:rFonts w:ascii="Calibri" w:hAnsi="Calibri" w:cs="Calibri" w:hint="eastAsia"/>
              </w:rPr>
              <w:t>&lt;</w:t>
            </w:r>
            <w:r w:rsidRPr="00081669">
              <w:rPr>
                <w:rFonts w:ascii="Calibri" w:hAnsi="Calibri" w:cs="Calibri"/>
              </w:rPr>
              <w:t>0.0001</w:t>
            </w:r>
          </w:p>
        </w:tc>
      </w:tr>
      <w:tr w:rsidR="00081669" w:rsidRPr="00081669" w14:paraId="54DEC568" w14:textId="77777777" w:rsidTr="00D26E3F">
        <w:tc>
          <w:tcPr>
            <w:tcW w:w="2122" w:type="dxa"/>
          </w:tcPr>
          <w:p w14:paraId="4BD803FD"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Cu, ng/m</w:t>
            </w:r>
            <w:r w:rsidRPr="00081669">
              <w:rPr>
                <w:rFonts w:ascii="Calibri" w:hAnsi="Calibri" w:cs="Calibri"/>
                <w:vertAlign w:val="superscript"/>
              </w:rPr>
              <w:t>3</w:t>
            </w:r>
          </w:p>
        </w:tc>
        <w:tc>
          <w:tcPr>
            <w:tcW w:w="2693" w:type="dxa"/>
          </w:tcPr>
          <w:p w14:paraId="391DDC40"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1.9 (3.6)</w:t>
            </w:r>
          </w:p>
        </w:tc>
        <w:tc>
          <w:tcPr>
            <w:tcW w:w="2410" w:type="dxa"/>
          </w:tcPr>
          <w:p w14:paraId="499746D6"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.49% (0.31%, 2.68%)</w:t>
            </w:r>
          </w:p>
        </w:tc>
        <w:tc>
          <w:tcPr>
            <w:tcW w:w="1071" w:type="dxa"/>
          </w:tcPr>
          <w:p w14:paraId="4B855370"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.018</w:t>
            </w:r>
          </w:p>
        </w:tc>
      </w:tr>
      <w:tr w:rsidR="00081669" w:rsidRPr="00081669" w14:paraId="401D1758" w14:textId="77777777" w:rsidTr="00D26E3F">
        <w:tc>
          <w:tcPr>
            <w:tcW w:w="2122" w:type="dxa"/>
          </w:tcPr>
          <w:p w14:paraId="0147F8D5"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Fe, ng/m</w:t>
            </w:r>
            <w:r w:rsidRPr="00081669">
              <w:rPr>
                <w:rFonts w:ascii="Calibri" w:hAnsi="Calibri" w:cs="Calibri"/>
                <w:vertAlign w:val="superscript"/>
              </w:rPr>
              <w:t>3</w:t>
            </w:r>
          </w:p>
        </w:tc>
        <w:tc>
          <w:tcPr>
            <w:tcW w:w="2693" w:type="dxa"/>
          </w:tcPr>
          <w:p w14:paraId="4121B2E2" w14:textId="77777777" w:rsidR="00081669" w:rsidRPr="00081669" w:rsidRDefault="00081669" w:rsidP="00081669">
            <w:pPr>
              <w:rPr>
                <w:rFonts w:ascii="Calibri" w:hAnsi="Calibri" w:cs="Calibri"/>
              </w:rPr>
            </w:pPr>
            <w:r w:rsidRPr="00081669">
              <w:rPr>
                <w:rFonts w:ascii="Calibri" w:hAnsi="Calibri" w:cs="Calibri" w:hint="eastAsia"/>
              </w:rPr>
              <w:t>7</w:t>
            </w:r>
            <w:r w:rsidRPr="00081669">
              <w:rPr>
                <w:rFonts w:ascii="Calibri" w:hAnsi="Calibri" w:cs="Calibri"/>
              </w:rPr>
              <w:t>9.3 (27.1)</w:t>
            </w:r>
          </w:p>
        </w:tc>
        <w:tc>
          <w:tcPr>
            <w:tcW w:w="2410" w:type="dxa"/>
          </w:tcPr>
          <w:p w14:paraId="44D86816"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.77% (2.40%, 5.15%)</w:t>
            </w:r>
          </w:p>
        </w:tc>
        <w:tc>
          <w:tcPr>
            <w:tcW w:w="1071" w:type="dxa"/>
          </w:tcPr>
          <w:p w14:paraId="3D1DED15"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71D5D080" w14:textId="77777777" w:rsidTr="00D26E3F">
        <w:tc>
          <w:tcPr>
            <w:tcW w:w="2122" w:type="dxa"/>
          </w:tcPr>
          <w:p w14:paraId="37156735"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Fe, ng/m</w:t>
            </w:r>
            <w:r w:rsidRPr="00081669">
              <w:rPr>
                <w:rFonts w:ascii="Calibri" w:hAnsi="Calibri" w:cs="Calibri"/>
                <w:vertAlign w:val="superscript"/>
              </w:rPr>
              <w:t>3</w:t>
            </w:r>
          </w:p>
        </w:tc>
        <w:tc>
          <w:tcPr>
            <w:tcW w:w="2693" w:type="dxa"/>
          </w:tcPr>
          <w:p w14:paraId="4B2526BB"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54.1 (125.0)</w:t>
            </w:r>
          </w:p>
        </w:tc>
        <w:tc>
          <w:tcPr>
            <w:tcW w:w="2410" w:type="dxa"/>
          </w:tcPr>
          <w:p w14:paraId="6B4BC2E6"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.95% (1.68%, 4.21%)</w:t>
            </w:r>
          </w:p>
        </w:tc>
        <w:tc>
          <w:tcPr>
            <w:tcW w:w="1071" w:type="dxa"/>
          </w:tcPr>
          <w:p w14:paraId="5480F221"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50A2A55E" w14:textId="77777777" w:rsidTr="00D26E3F">
        <w:tc>
          <w:tcPr>
            <w:tcW w:w="2122" w:type="dxa"/>
          </w:tcPr>
          <w:p w14:paraId="32ACA9A6"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K, ng/m</w:t>
            </w:r>
            <w:r w:rsidRPr="00081669">
              <w:rPr>
                <w:rFonts w:ascii="Calibri" w:hAnsi="Calibri" w:cs="Calibri"/>
                <w:vertAlign w:val="superscript"/>
              </w:rPr>
              <w:t>3</w:t>
            </w:r>
          </w:p>
        </w:tc>
        <w:tc>
          <w:tcPr>
            <w:tcW w:w="2693" w:type="dxa"/>
          </w:tcPr>
          <w:p w14:paraId="24F5158E"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13.1 (13.3)</w:t>
            </w:r>
          </w:p>
        </w:tc>
        <w:tc>
          <w:tcPr>
            <w:tcW w:w="2410" w:type="dxa"/>
          </w:tcPr>
          <w:p w14:paraId="6948B0AA" w14:textId="77777777" w:rsidR="00081669" w:rsidRPr="00081669" w:rsidRDefault="00081669" w:rsidP="00081669">
            <w:pPr>
              <w:rPr>
                <w:rFonts w:ascii="Calibri" w:hAnsi="Calibri" w:cs="Calibri"/>
              </w:rPr>
            </w:pPr>
            <w:r w:rsidRPr="00081669">
              <w:rPr>
                <w:rFonts w:ascii="Calibri" w:hAnsi="Calibri" w:cs="Calibri" w:hint="eastAsia"/>
              </w:rPr>
              <w:t>-</w:t>
            </w:r>
            <w:r w:rsidRPr="00081669">
              <w:rPr>
                <w:rFonts w:ascii="Calibri" w:hAnsi="Calibri" w:cs="Calibri"/>
              </w:rPr>
              <w:t>0.34% (-2.00%, 1.31%)</w:t>
            </w:r>
          </w:p>
        </w:tc>
        <w:tc>
          <w:tcPr>
            <w:tcW w:w="1071" w:type="dxa"/>
          </w:tcPr>
          <w:p w14:paraId="24AE5FEC"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.744</w:t>
            </w:r>
          </w:p>
        </w:tc>
      </w:tr>
      <w:tr w:rsidR="00081669" w:rsidRPr="00081669" w14:paraId="1EE78C72" w14:textId="77777777" w:rsidTr="00D26E3F">
        <w:tc>
          <w:tcPr>
            <w:tcW w:w="2122" w:type="dxa"/>
          </w:tcPr>
          <w:p w14:paraId="0AAEEFAD"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K, ng/m</w:t>
            </w:r>
            <w:r w:rsidRPr="00081669">
              <w:rPr>
                <w:rFonts w:ascii="Calibri" w:hAnsi="Calibri" w:cs="Calibri"/>
                <w:vertAlign w:val="superscript"/>
              </w:rPr>
              <w:t>3</w:t>
            </w:r>
          </w:p>
        </w:tc>
        <w:tc>
          <w:tcPr>
            <w:tcW w:w="2693" w:type="dxa"/>
          </w:tcPr>
          <w:p w14:paraId="742D823B"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05.2 (17.3)</w:t>
            </w:r>
          </w:p>
        </w:tc>
        <w:tc>
          <w:tcPr>
            <w:tcW w:w="2410" w:type="dxa"/>
          </w:tcPr>
          <w:p w14:paraId="10EA0F17"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.66% (0.36%, 2.96%)</w:t>
            </w:r>
          </w:p>
        </w:tc>
        <w:tc>
          <w:tcPr>
            <w:tcW w:w="1071" w:type="dxa"/>
          </w:tcPr>
          <w:p w14:paraId="7E51B05B"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.018</w:t>
            </w:r>
          </w:p>
        </w:tc>
      </w:tr>
      <w:tr w:rsidR="00081669" w:rsidRPr="00081669" w14:paraId="6814B58B" w14:textId="77777777" w:rsidTr="00D26E3F">
        <w:tc>
          <w:tcPr>
            <w:tcW w:w="2122" w:type="dxa"/>
          </w:tcPr>
          <w:p w14:paraId="3403AEC8"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Ni, ng/m</w:t>
            </w:r>
            <w:r w:rsidRPr="00081669">
              <w:rPr>
                <w:rFonts w:ascii="Calibri" w:hAnsi="Calibri" w:cs="Calibri"/>
                <w:vertAlign w:val="superscript"/>
              </w:rPr>
              <w:t>3</w:t>
            </w:r>
          </w:p>
        </w:tc>
        <w:tc>
          <w:tcPr>
            <w:tcW w:w="2693" w:type="dxa"/>
          </w:tcPr>
          <w:p w14:paraId="0C54FF6F"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.9 (1.0)</w:t>
            </w:r>
          </w:p>
        </w:tc>
        <w:tc>
          <w:tcPr>
            <w:tcW w:w="2410" w:type="dxa"/>
          </w:tcPr>
          <w:p w14:paraId="33D7F175"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.84% (1.06%, 4.61%)</w:t>
            </w:r>
          </w:p>
        </w:tc>
        <w:tc>
          <w:tcPr>
            <w:tcW w:w="1071" w:type="dxa"/>
          </w:tcPr>
          <w:p w14:paraId="7E56EED1"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231C51E9" w14:textId="77777777" w:rsidTr="00D26E3F">
        <w:tc>
          <w:tcPr>
            <w:tcW w:w="2122" w:type="dxa"/>
          </w:tcPr>
          <w:p w14:paraId="7D858BCE"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Ni, ng/m</w:t>
            </w:r>
            <w:r w:rsidRPr="00081669">
              <w:rPr>
                <w:rFonts w:ascii="Calibri" w:hAnsi="Calibri" w:cs="Calibri"/>
                <w:vertAlign w:val="superscript"/>
              </w:rPr>
              <w:t>3</w:t>
            </w:r>
          </w:p>
        </w:tc>
        <w:tc>
          <w:tcPr>
            <w:tcW w:w="2693" w:type="dxa"/>
          </w:tcPr>
          <w:p w14:paraId="075156C6"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.2 (1.1)</w:t>
            </w:r>
          </w:p>
        </w:tc>
        <w:tc>
          <w:tcPr>
            <w:tcW w:w="2410" w:type="dxa"/>
          </w:tcPr>
          <w:p w14:paraId="567AA400"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.08% (1.39%, 4.76%)</w:t>
            </w:r>
          </w:p>
        </w:tc>
        <w:tc>
          <w:tcPr>
            <w:tcW w:w="1071" w:type="dxa"/>
          </w:tcPr>
          <w:p w14:paraId="39F26513"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.001</w:t>
            </w:r>
          </w:p>
        </w:tc>
      </w:tr>
      <w:tr w:rsidR="00081669" w:rsidRPr="00081669" w14:paraId="71FB5FE9" w14:textId="77777777" w:rsidTr="00D26E3F">
        <w:tc>
          <w:tcPr>
            <w:tcW w:w="2122" w:type="dxa"/>
          </w:tcPr>
          <w:p w14:paraId="107F207A"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S, ng/m</w:t>
            </w:r>
            <w:r w:rsidRPr="00081669">
              <w:rPr>
                <w:rFonts w:ascii="Calibri" w:hAnsi="Calibri" w:cs="Calibri"/>
                <w:vertAlign w:val="superscript"/>
              </w:rPr>
              <w:t>3</w:t>
            </w:r>
          </w:p>
        </w:tc>
        <w:tc>
          <w:tcPr>
            <w:tcW w:w="2693" w:type="dxa"/>
          </w:tcPr>
          <w:p w14:paraId="780DB113" w14:textId="77777777" w:rsidR="00081669" w:rsidRPr="00081669" w:rsidRDefault="00081669" w:rsidP="00081669">
            <w:pPr>
              <w:rPr>
                <w:rFonts w:ascii="Calibri" w:hAnsi="Calibri" w:cs="Calibri"/>
              </w:rPr>
            </w:pPr>
            <w:r w:rsidRPr="00081669">
              <w:rPr>
                <w:rFonts w:ascii="Calibri" w:hAnsi="Calibri" w:cs="Calibri" w:hint="eastAsia"/>
              </w:rPr>
              <w:t>8</w:t>
            </w:r>
            <w:r w:rsidRPr="00081669">
              <w:rPr>
                <w:rFonts w:ascii="Calibri" w:hAnsi="Calibri" w:cs="Calibri"/>
              </w:rPr>
              <w:t>88.8 (63.8)</w:t>
            </w:r>
          </w:p>
        </w:tc>
        <w:tc>
          <w:tcPr>
            <w:tcW w:w="2410" w:type="dxa"/>
          </w:tcPr>
          <w:p w14:paraId="404F0E0E"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.80% (0.38%, 3.21%)</w:t>
            </w:r>
          </w:p>
        </w:tc>
        <w:tc>
          <w:tcPr>
            <w:tcW w:w="1071" w:type="dxa"/>
          </w:tcPr>
          <w:p w14:paraId="33DAF525"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.018</w:t>
            </w:r>
          </w:p>
        </w:tc>
      </w:tr>
      <w:tr w:rsidR="00081669" w:rsidRPr="00081669" w14:paraId="487E9ED1" w14:textId="77777777" w:rsidTr="00D26E3F">
        <w:tc>
          <w:tcPr>
            <w:tcW w:w="2122" w:type="dxa"/>
          </w:tcPr>
          <w:p w14:paraId="539B54D2"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S, ng/m</w:t>
            </w:r>
            <w:r w:rsidRPr="00081669">
              <w:rPr>
                <w:rFonts w:ascii="Calibri" w:hAnsi="Calibri" w:cs="Calibri"/>
                <w:vertAlign w:val="superscript"/>
              </w:rPr>
              <w:t>3</w:t>
            </w:r>
          </w:p>
        </w:tc>
        <w:tc>
          <w:tcPr>
            <w:tcW w:w="2693" w:type="dxa"/>
          </w:tcPr>
          <w:p w14:paraId="0911DAC7"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008.3 (47.3)</w:t>
            </w:r>
          </w:p>
        </w:tc>
        <w:tc>
          <w:tcPr>
            <w:tcW w:w="2410" w:type="dxa"/>
          </w:tcPr>
          <w:p w14:paraId="0D02B9A5"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.48% (0.23%, 2.73%)</w:t>
            </w:r>
          </w:p>
        </w:tc>
        <w:tc>
          <w:tcPr>
            <w:tcW w:w="1071" w:type="dxa"/>
          </w:tcPr>
          <w:p w14:paraId="3C98AF01"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.025</w:t>
            </w:r>
          </w:p>
        </w:tc>
      </w:tr>
      <w:tr w:rsidR="00081669" w:rsidRPr="00081669" w14:paraId="05E6EEA6" w14:textId="77777777" w:rsidTr="00D26E3F">
        <w:tc>
          <w:tcPr>
            <w:tcW w:w="2122" w:type="dxa"/>
          </w:tcPr>
          <w:p w14:paraId="3C9F8F84"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Si, ng/m</w:t>
            </w:r>
            <w:r w:rsidRPr="00081669">
              <w:rPr>
                <w:rFonts w:ascii="Calibri" w:hAnsi="Calibri" w:cs="Calibri"/>
                <w:vertAlign w:val="superscript"/>
              </w:rPr>
              <w:t>3</w:t>
            </w:r>
          </w:p>
        </w:tc>
        <w:tc>
          <w:tcPr>
            <w:tcW w:w="2693" w:type="dxa"/>
          </w:tcPr>
          <w:p w14:paraId="5051A1C1" w14:textId="77777777" w:rsidR="00081669" w:rsidRPr="00081669" w:rsidRDefault="00081669" w:rsidP="00081669">
            <w:pPr>
              <w:rPr>
                <w:rFonts w:ascii="Calibri" w:hAnsi="Calibri" w:cs="Calibri"/>
              </w:rPr>
            </w:pPr>
            <w:r w:rsidRPr="00081669">
              <w:rPr>
                <w:rFonts w:ascii="Calibri" w:hAnsi="Calibri" w:cs="Calibri" w:hint="eastAsia"/>
              </w:rPr>
              <w:t>8</w:t>
            </w:r>
            <w:r w:rsidRPr="00081669">
              <w:rPr>
                <w:rFonts w:ascii="Calibri" w:hAnsi="Calibri" w:cs="Calibri"/>
              </w:rPr>
              <w:t>2.1 (12.2)</w:t>
            </w:r>
          </w:p>
        </w:tc>
        <w:tc>
          <w:tcPr>
            <w:tcW w:w="2410" w:type="dxa"/>
          </w:tcPr>
          <w:p w14:paraId="66B74B0B"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.12% (0.88%, 3.36%)</w:t>
            </w:r>
          </w:p>
        </w:tc>
        <w:tc>
          <w:tcPr>
            <w:tcW w:w="1071" w:type="dxa"/>
          </w:tcPr>
          <w:p w14:paraId="20C6CE59"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.002</w:t>
            </w:r>
          </w:p>
        </w:tc>
      </w:tr>
      <w:tr w:rsidR="00081669" w:rsidRPr="00081669" w14:paraId="0D3EEB1F" w14:textId="77777777" w:rsidTr="00D26E3F">
        <w:tc>
          <w:tcPr>
            <w:tcW w:w="2122" w:type="dxa"/>
          </w:tcPr>
          <w:p w14:paraId="075E0045"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Si, ng/m</w:t>
            </w:r>
            <w:r w:rsidRPr="00081669">
              <w:rPr>
                <w:rFonts w:ascii="Calibri" w:hAnsi="Calibri" w:cs="Calibri"/>
                <w:vertAlign w:val="superscript"/>
              </w:rPr>
              <w:t>3</w:t>
            </w:r>
          </w:p>
        </w:tc>
        <w:tc>
          <w:tcPr>
            <w:tcW w:w="2693" w:type="dxa"/>
          </w:tcPr>
          <w:p w14:paraId="3C3CFFC1"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36.7 (80.7)</w:t>
            </w:r>
          </w:p>
        </w:tc>
        <w:tc>
          <w:tcPr>
            <w:tcW w:w="2410" w:type="dxa"/>
          </w:tcPr>
          <w:p w14:paraId="0B2C5ACB"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.18% (2.04%, 4.32%)</w:t>
            </w:r>
          </w:p>
        </w:tc>
        <w:tc>
          <w:tcPr>
            <w:tcW w:w="1071" w:type="dxa"/>
          </w:tcPr>
          <w:p w14:paraId="3FA3E2C1" w14:textId="77777777" w:rsidR="00081669" w:rsidRPr="00081669" w:rsidRDefault="00081669" w:rsidP="00081669">
            <w:pPr>
              <w:rPr>
                <w:rFonts w:ascii="Calibri" w:hAnsi="Calibri" w:cs="Calibri"/>
              </w:rPr>
            </w:pPr>
            <w:r w:rsidRPr="00081669">
              <w:rPr>
                <w:rFonts w:ascii="Calibri" w:hAnsi="Calibri" w:cs="Calibri" w:hint="eastAsia"/>
              </w:rPr>
              <w:t>&lt;</w:t>
            </w:r>
            <w:r w:rsidRPr="00081669">
              <w:rPr>
                <w:rFonts w:ascii="Calibri" w:hAnsi="Calibri" w:cs="Calibri"/>
              </w:rPr>
              <w:t>0.001</w:t>
            </w:r>
          </w:p>
        </w:tc>
      </w:tr>
      <w:tr w:rsidR="00081669" w:rsidRPr="00081669" w14:paraId="1C656AF5" w14:textId="77777777" w:rsidTr="00D26E3F">
        <w:tc>
          <w:tcPr>
            <w:tcW w:w="2122" w:type="dxa"/>
          </w:tcPr>
          <w:p w14:paraId="41CEB20B"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V, ng/m</w:t>
            </w:r>
            <w:r w:rsidRPr="00081669">
              <w:rPr>
                <w:rFonts w:ascii="Calibri" w:hAnsi="Calibri" w:cs="Calibri"/>
                <w:vertAlign w:val="superscript"/>
              </w:rPr>
              <w:t>3</w:t>
            </w:r>
          </w:p>
        </w:tc>
        <w:tc>
          <w:tcPr>
            <w:tcW w:w="2693" w:type="dxa"/>
          </w:tcPr>
          <w:p w14:paraId="31912929"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.9 (1.5)</w:t>
            </w:r>
          </w:p>
        </w:tc>
        <w:tc>
          <w:tcPr>
            <w:tcW w:w="2410" w:type="dxa"/>
          </w:tcPr>
          <w:p w14:paraId="28E4E994"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.65% (1.02%, 4.28%)</w:t>
            </w:r>
          </w:p>
        </w:tc>
        <w:tc>
          <w:tcPr>
            <w:tcW w:w="1071" w:type="dxa"/>
          </w:tcPr>
          <w:p w14:paraId="70E1AAE1"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12F23AFC" w14:textId="77777777" w:rsidTr="00D26E3F">
        <w:tc>
          <w:tcPr>
            <w:tcW w:w="2122" w:type="dxa"/>
          </w:tcPr>
          <w:p w14:paraId="79C4FE29"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V, ng/m</w:t>
            </w:r>
            <w:r w:rsidRPr="00081669">
              <w:rPr>
                <w:rFonts w:ascii="Calibri" w:hAnsi="Calibri" w:cs="Calibri"/>
                <w:vertAlign w:val="superscript"/>
              </w:rPr>
              <w:t>3</w:t>
            </w:r>
          </w:p>
        </w:tc>
        <w:tc>
          <w:tcPr>
            <w:tcW w:w="2693" w:type="dxa"/>
          </w:tcPr>
          <w:p w14:paraId="15575DD6"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.7 (1.6)</w:t>
            </w:r>
          </w:p>
        </w:tc>
        <w:tc>
          <w:tcPr>
            <w:tcW w:w="2410" w:type="dxa"/>
          </w:tcPr>
          <w:p w14:paraId="53B7A6CB"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.53% (0.97%, 4.08%)</w:t>
            </w:r>
          </w:p>
        </w:tc>
        <w:tc>
          <w:tcPr>
            <w:tcW w:w="1071" w:type="dxa"/>
          </w:tcPr>
          <w:p w14:paraId="4786A199"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0B40F88B" w14:textId="77777777" w:rsidTr="00D26E3F">
        <w:tc>
          <w:tcPr>
            <w:tcW w:w="2122" w:type="dxa"/>
          </w:tcPr>
          <w:p w14:paraId="71CD8533"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Zn, ng/m</w:t>
            </w:r>
            <w:r w:rsidRPr="00081669">
              <w:rPr>
                <w:rFonts w:ascii="Calibri" w:hAnsi="Calibri" w:cs="Calibri"/>
                <w:vertAlign w:val="superscript"/>
              </w:rPr>
              <w:t>3</w:t>
            </w:r>
          </w:p>
        </w:tc>
        <w:tc>
          <w:tcPr>
            <w:tcW w:w="2693" w:type="dxa"/>
          </w:tcPr>
          <w:p w14:paraId="747BE372"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4.2 (18.8)</w:t>
            </w:r>
          </w:p>
        </w:tc>
        <w:tc>
          <w:tcPr>
            <w:tcW w:w="2410" w:type="dxa"/>
          </w:tcPr>
          <w:p w14:paraId="4FD1783C" w14:textId="77777777" w:rsidR="00081669" w:rsidRPr="00081669" w:rsidRDefault="00081669" w:rsidP="00081669">
            <w:pPr>
              <w:rPr>
                <w:rFonts w:ascii="Calibri" w:hAnsi="Calibri" w:cs="Calibri"/>
              </w:rPr>
            </w:pPr>
            <w:r w:rsidRPr="00081669">
              <w:rPr>
                <w:rFonts w:ascii="Calibri" w:hAnsi="Calibri" w:cs="Calibri" w:hint="eastAsia"/>
              </w:rPr>
              <w:t>-</w:t>
            </w:r>
            <w:r w:rsidRPr="00081669">
              <w:rPr>
                <w:rFonts w:ascii="Calibri" w:hAnsi="Calibri" w:cs="Calibri"/>
              </w:rPr>
              <w:t>0.88% (-2.58%, 0.81%)</w:t>
            </w:r>
          </w:p>
        </w:tc>
        <w:tc>
          <w:tcPr>
            <w:tcW w:w="1071" w:type="dxa"/>
          </w:tcPr>
          <w:p w14:paraId="31FE7E53"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.349</w:t>
            </w:r>
          </w:p>
        </w:tc>
      </w:tr>
      <w:tr w:rsidR="00081669" w:rsidRPr="00081669" w14:paraId="67F27D96" w14:textId="77777777" w:rsidTr="00D26E3F">
        <w:tc>
          <w:tcPr>
            <w:tcW w:w="2122" w:type="dxa"/>
          </w:tcPr>
          <w:p w14:paraId="568B9D6C"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Zn, ng/m</w:t>
            </w:r>
            <w:r w:rsidRPr="00081669">
              <w:rPr>
                <w:rFonts w:ascii="Calibri" w:hAnsi="Calibri" w:cs="Calibri"/>
                <w:vertAlign w:val="superscript"/>
              </w:rPr>
              <w:t>3</w:t>
            </w:r>
          </w:p>
        </w:tc>
        <w:tc>
          <w:tcPr>
            <w:tcW w:w="2693" w:type="dxa"/>
          </w:tcPr>
          <w:p w14:paraId="45232987"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2.9 (25.8)</w:t>
            </w:r>
          </w:p>
        </w:tc>
        <w:tc>
          <w:tcPr>
            <w:tcW w:w="2410" w:type="dxa"/>
          </w:tcPr>
          <w:p w14:paraId="70FCEC18" w14:textId="77777777" w:rsidR="00081669" w:rsidRPr="00081669" w:rsidRDefault="00081669" w:rsidP="00081669">
            <w:pPr>
              <w:rPr>
                <w:rFonts w:ascii="Calibri" w:hAnsi="Calibri" w:cs="Calibri"/>
              </w:rPr>
            </w:pPr>
            <w:r w:rsidRPr="00081669">
              <w:rPr>
                <w:rFonts w:ascii="Calibri" w:hAnsi="Calibri" w:cs="Calibri" w:hint="eastAsia"/>
              </w:rPr>
              <w:t>-</w:t>
            </w:r>
            <w:r w:rsidRPr="00081669">
              <w:rPr>
                <w:rFonts w:ascii="Calibri" w:hAnsi="Calibri" w:cs="Calibri"/>
              </w:rPr>
              <w:t>0.24% (-1.91%, 1.42%)</w:t>
            </w:r>
          </w:p>
        </w:tc>
        <w:tc>
          <w:tcPr>
            <w:tcW w:w="1071" w:type="dxa"/>
          </w:tcPr>
          <w:p w14:paraId="31FA3C92"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.806</w:t>
            </w:r>
          </w:p>
        </w:tc>
      </w:tr>
      <w:tr w:rsidR="00081669" w:rsidRPr="00081669" w14:paraId="7055A6FB" w14:textId="77777777" w:rsidTr="00D26E3F">
        <w:tc>
          <w:tcPr>
            <w:tcW w:w="2122" w:type="dxa"/>
          </w:tcPr>
          <w:p w14:paraId="5CC8C772" w14:textId="77777777" w:rsidR="00081669" w:rsidRPr="00081669" w:rsidRDefault="00081669" w:rsidP="00081669">
            <w:pPr>
              <w:rPr>
                <w:rFonts w:ascii="Calibri" w:hAnsi="Calibri" w:cs="Calibri"/>
              </w:rPr>
            </w:pPr>
            <w:r w:rsidRPr="00081669">
              <w:rPr>
                <w:rFonts w:ascii="Calibri" w:hAnsi="Calibri" w:cs="Calibri"/>
              </w:rPr>
              <w:t>OP</w:t>
            </w:r>
            <w:r w:rsidRPr="00081669">
              <w:rPr>
                <w:rFonts w:ascii="Calibri" w:hAnsi="Calibri" w:cs="Calibri"/>
                <w:vertAlign w:val="superscript"/>
              </w:rPr>
              <w:t>ESR</w:t>
            </w:r>
            <w:r w:rsidRPr="00081669">
              <w:rPr>
                <w:rFonts w:ascii="Calibri" w:hAnsi="Calibri" w:cs="Calibri"/>
              </w:rPr>
              <w:t>, A.U. /m</w:t>
            </w:r>
            <w:r w:rsidRPr="00081669">
              <w:rPr>
                <w:rFonts w:ascii="Calibri" w:hAnsi="Calibri" w:cs="Calibri"/>
                <w:vertAlign w:val="superscript"/>
              </w:rPr>
              <w:t>3</w:t>
            </w:r>
          </w:p>
        </w:tc>
        <w:tc>
          <w:tcPr>
            <w:tcW w:w="2693" w:type="dxa"/>
          </w:tcPr>
          <w:p w14:paraId="1D984618" w14:textId="77777777" w:rsidR="00081669" w:rsidRPr="00081669" w:rsidRDefault="00081669" w:rsidP="00081669">
            <w:pPr>
              <w:rPr>
                <w:rFonts w:ascii="Calibri" w:hAnsi="Calibri" w:cs="Calibri"/>
              </w:rPr>
            </w:pPr>
            <w:r w:rsidRPr="00081669">
              <w:rPr>
                <w:rFonts w:ascii="Calibri" w:hAnsi="Calibri" w:cs="Calibri" w:hint="eastAsia"/>
              </w:rPr>
              <w:t>8</w:t>
            </w:r>
            <w:r w:rsidRPr="00081669">
              <w:rPr>
                <w:rFonts w:ascii="Calibri" w:hAnsi="Calibri" w:cs="Calibri"/>
              </w:rPr>
              <w:t>82.8 (171.9)</w:t>
            </w:r>
          </w:p>
        </w:tc>
        <w:tc>
          <w:tcPr>
            <w:tcW w:w="2410" w:type="dxa"/>
          </w:tcPr>
          <w:p w14:paraId="75C5CCD9"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.58% (1.08%, 4.08%)</w:t>
            </w:r>
          </w:p>
        </w:tc>
        <w:tc>
          <w:tcPr>
            <w:tcW w:w="1071" w:type="dxa"/>
          </w:tcPr>
          <w:p w14:paraId="4050A1A2"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.002</w:t>
            </w:r>
          </w:p>
        </w:tc>
      </w:tr>
      <w:tr w:rsidR="00081669" w:rsidRPr="00081669" w14:paraId="73DBF6AB" w14:textId="77777777" w:rsidTr="00D26E3F">
        <w:tc>
          <w:tcPr>
            <w:tcW w:w="2122" w:type="dxa"/>
          </w:tcPr>
          <w:p w14:paraId="20F3D0F0" w14:textId="77777777" w:rsidR="00081669" w:rsidRPr="00081669" w:rsidRDefault="00081669" w:rsidP="00081669">
            <w:pPr>
              <w:rPr>
                <w:rFonts w:ascii="Calibri" w:hAnsi="Calibri" w:cs="Calibri"/>
                <w:lang w:val="nl-NL"/>
              </w:rPr>
            </w:pPr>
            <w:r w:rsidRPr="00081669">
              <w:rPr>
                <w:rFonts w:ascii="Calibri" w:hAnsi="Calibri" w:cs="Calibri"/>
                <w:lang w:val="nl-NL"/>
              </w:rPr>
              <w:t>OP (DTT), nmol DTT/min/m</w:t>
            </w:r>
            <w:r w:rsidRPr="00081669">
              <w:rPr>
                <w:rFonts w:ascii="Calibri" w:hAnsi="Calibri" w:cs="Calibri"/>
                <w:vertAlign w:val="superscript"/>
                <w:lang w:val="nl-NL"/>
              </w:rPr>
              <w:t>3</w:t>
            </w:r>
          </w:p>
        </w:tc>
        <w:tc>
          <w:tcPr>
            <w:tcW w:w="2693" w:type="dxa"/>
          </w:tcPr>
          <w:p w14:paraId="44A35470"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.82 (0.2)</w:t>
            </w:r>
          </w:p>
        </w:tc>
        <w:tc>
          <w:tcPr>
            <w:tcW w:w="2410" w:type="dxa"/>
          </w:tcPr>
          <w:p w14:paraId="48EB30F1"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.17% (-1.33%, 1.68%)</w:t>
            </w:r>
          </w:p>
        </w:tc>
        <w:tc>
          <w:tcPr>
            <w:tcW w:w="1071" w:type="dxa"/>
          </w:tcPr>
          <w:p w14:paraId="01C168BE"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.820</w:t>
            </w:r>
          </w:p>
        </w:tc>
      </w:tr>
    </w:tbl>
    <w:p w14:paraId="5893006C" w14:textId="77777777" w:rsidR="00081669" w:rsidRPr="00081669" w:rsidRDefault="00081669" w:rsidP="00081669">
      <w:pPr>
        <w:rPr>
          <w:rFonts w:ascii="Calibri" w:hAnsi="Calibri" w:cs="Calibri"/>
        </w:rPr>
      </w:pPr>
      <w:r w:rsidRPr="00081669">
        <w:rPr>
          <w:rFonts w:ascii="Calibri" w:hAnsi="Calibri" w:cs="Calibri"/>
        </w:rPr>
        <w:t>IQR: Interquartile range.</w:t>
      </w:r>
    </w:p>
    <w:p w14:paraId="1A841B35" w14:textId="77777777" w:rsidR="00081669" w:rsidRPr="00081669" w:rsidRDefault="00081669" w:rsidP="00081669">
      <w:pPr>
        <w:rPr>
          <w:rFonts w:ascii="Calibri" w:hAnsi="Calibri" w:cs="Calibri"/>
        </w:rPr>
      </w:pPr>
      <w:proofErr w:type="spellStart"/>
      <w:r w:rsidRPr="00081669">
        <w:rPr>
          <w:rFonts w:ascii="Calibri" w:hAnsi="Calibri" w:cs="Calibri"/>
          <w:vertAlign w:val="superscript"/>
        </w:rPr>
        <w:t>a</w:t>
      </w:r>
      <w:proofErr w:type="spellEnd"/>
      <w:r w:rsidRPr="00081669">
        <w:rPr>
          <w:rFonts w:ascii="Calibri" w:hAnsi="Calibri" w:cs="Calibri"/>
          <w:vertAlign w:val="superscript"/>
        </w:rPr>
        <w:t xml:space="preserve"> </w:t>
      </w:r>
      <w:r w:rsidRPr="00081669">
        <w:rPr>
          <w:rFonts w:ascii="Calibri" w:hAnsi="Calibri" w:cs="Calibri"/>
        </w:rPr>
        <w:t>Average marginal effects per interquartile range (IQR) increment were presented. Results were adjusted for sex, age (age at diagnosis for cases and at recruitment for controls</w:t>
      </w:r>
      <w:r w:rsidRPr="00081669">
        <w:rPr>
          <w:rFonts w:ascii="Calibri" w:hAnsi="Calibri" w:cs="Calibri" w:hint="eastAsia"/>
        </w:rPr>
        <w:t>),</w:t>
      </w:r>
      <w:r w:rsidRPr="00081669">
        <w:rPr>
          <w:rFonts w:ascii="Calibri" w:hAnsi="Calibri" w:cs="Calibri"/>
        </w:rPr>
        <w:t xml:space="preserve"> education level, body mass index, smoking status, alcohol consumption, and area SES.</w:t>
      </w:r>
    </w:p>
    <w:p w14:paraId="59149047" w14:textId="77777777" w:rsidR="00081669" w:rsidRPr="00081669" w:rsidRDefault="00081669" w:rsidP="00081669">
      <w:pPr>
        <w:rPr>
          <w:rFonts w:ascii="Calibri" w:hAnsi="Calibri" w:cs="Calibri"/>
        </w:rPr>
      </w:pPr>
      <w:r w:rsidRPr="00081669">
        <w:rPr>
          <w:rFonts w:ascii="Calibri" w:hAnsi="Calibri" w:cs="Calibri" w:hint="eastAsia"/>
          <w:vertAlign w:val="superscript"/>
        </w:rPr>
        <w:t>b</w:t>
      </w:r>
      <w:r w:rsidRPr="00081669">
        <w:rPr>
          <w:rFonts w:ascii="Calibri" w:hAnsi="Calibri" w:cs="Calibri"/>
          <w:vertAlign w:val="superscript"/>
        </w:rPr>
        <w:t xml:space="preserve"> </w:t>
      </w:r>
      <w:r w:rsidRPr="00081669">
        <w:rPr>
          <w:rFonts w:ascii="Calibri" w:hAnsi="Calibri" w:cs="Calibri"/>
          <w:i/>
          <w:iCs/>
        </w:rPr>
        <w:t>P</w:t>
      </w:r>
      <w:r w:rsidRPr="00081669">
        <w:rPr>
          <w:rFonts w:ascii="Calibri" w:hAnsi="Calibri" w:cs="Calibri"/>
        </w:rPr>
        <w:t xml:space="preserve"> values corrected for multiple testing using </w:t>
      </w:r>
      <w:proofErr w:type="spellStart"/>
      <w:r w:rsidRPr="00081669">
        <w:rPr>
          <w:rFonts w:ascii="Calibri" w:hAnsi="Calibri" w:cs="Calibri"/>
        </w:rPr>
        <w:t>Benjamini&amp;Hochberg</w:t>
      </w:r>
      <w:proofErr w:type="spellEnd"/>
      <w:r w:rsidRPr="00081669">
        <w:rPr>
          <w:rFonts w:ascii="Calibri" w:hAnsi="Calibri" w:cs="Calibri"/>
        </w:rPr>
        <w:t xml:space="preserve"> method were presented.</w:t>
      </w:r>
      <w:bookmarkEnd w:id="8"/>
    </w:p>
    <w:p w14:paraId="43C0CC47" w14:textId="459D5B07" w:rsidR="00081669" w:rsidRPr="00081669" w:rsidRDefault="00081669" w:rsidP="002D7CA6">
      <w:pPr>
        <w:widowControl/>
        <w:spacing w:after="160" w:line="259" w:lineRule="auto"/>
        <w:jc w:val="left"/>
        <w:rPr>
          <w:rFonts w:ascii="Calibri" w:eastAsia="等线" w:hAnsi="Calibri" w:cs="Calibri"/>
          <w:kern w:val="0"/>
          <w:sz w:val="22"/>
        </w:rPr>
        <w:sectPr w:rsidR="00081669" w:rsidRPr="00081669" w:rsidSect="001A1C5E">
          <w:pgSz w:w="11906" w:h="16838"/>
          <w:pgMar w:top="1440" w:right="1440" w:bottom="1440" w:left="1440" w:header="708" w:footer="708" w:gutter="0"/>
          <w:cols w:space="708"/>
          <w:docGrid w:linePitch="360"/>
        </w:sectPr>
      </w:pPr>
    </w:p>
    <w:tbl>
      <w:tblPr>
        <w:tblStyle w:val="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701"/>
        <w:gridCol w:w="987"/>
        <w:gridCol w:w="284"/>
        <w:gridCol w:w="2182"/>
        <w:gridCol w:w="1299"/>
      </w:tblGrid>
      <w:tr w:rsidR="001A1C5E" w:rsidRPr="00355639" w14:paraId="3B878542" w14:textId="77777777" w:rsidTr="004C3696">
        <w:tc>
          <w:tcPr>
            <w:tcW w:w="8296" w:type="dxa"/>
            <w:gridSpan w:val="6"/>
            <w:tcBorders>
              <w:bottom w:val="single" w:sz="4" w:space="0" w:color="auto"/>
            </w:tcBorders>
          </w:tcPr>
          <w:p w14:paraId="7F74B66E" w14:textId="403832D9" w:rsidR="001A1C5E" w:rsidRPr="00355639" w:rsidRDefault="001A1C5E" w:rsidP="004C3696">
            <w:pPr>
              <w:widowControl/>
              <w:jc w:val="left"/>
              <w:rPr>
                <w:rFonts w:ascii="Calibri" w:eastAsia="等线" w:hAnsi="Calibri" w:cs="Times New Roman"/>
                <w:lang w:val="en-US"/>
              </w:rPr>
            </w:pPr>
            <w:bookmarkStart w:id="9" w:name="_Hlk36626401"/>
            <w:r w:rsidRPr="00355639">
              <w:rPr>
                <w:rFonts w:ascii="Calibri" w:eastAsia="等线" w:hAnsi="Calibri" w:cs="Times New Roman"/>
                <w:b/>
                <w:bCs/>
                <w:lang w:val="en-US"/>
              </w:rPr>
              <w:lastRenderedPageBreak/>
              <w:t xml:space="preserve">Table </w:t>
            </w:r>
            <w:r>
              <w:rPr>
                <w:rFonts w:ascii="Calibri" w:eastAsia="等线" w:hAnsi="Calibri" w:cs="Times New Roman"/>
                <w:b/>
                <w:bCs/>
                <w:lang w:val="en-US"/>
              </w:rPr>
              <w:t>S</w:t>
            </w:r>
            <w:r w:rsidR="00081669">
              <w:rPr>
                <w:rFonts w:ascii="Calibri" w:eastAsia="等线" w:hAnsi="Calibri" w:cs="Times New Roman"/>
                <w:b/>
                <w:bCs/>
                <w:lang w:val="en-US"/>
              </w:rPr>
              <w:t>4</w:t>
            </w:r>
            <w:r w:rsidRPr="00355639">
              <w:rPr>
                <w:rFonts w:ascii="Calibri" w:eastAsia="等线" w:hAnsi="Calibri" w:cs="Times New Roman"/>
                <w:lang w:val="en-US"/>
              </w:rPr>
              <w:t xml:space="preserve"> Comparing the association of exposure to conventional pollutants with or without back-extrapolation</w:t>
            </w:r>
            <w:r>
              <w:rPr>
                <w:rFonts w:ascii="Calibri" w:eastAsia="等线" w:hAnsi="Calibri" w:cs="Times New Roman"/>
                <w:lang w:val="en-US"/>
              </w:rPr>
              <w:t xml:space="preserve"> </w:t>
            </w:r>
            <w:r>
              <w:rPr>
                <w:rFonts w:ascii="Calibri" w:eastAsia="等线" w:hAnsi="Calibri" w:cs="Times New Roman" w:hint="eastAsia"/>
                <w:lang w:val="en-US"/>
              </w:rPr>
              <w:t>i</w:t>
            </w:r>
            <w:r>
              <w:rPr>
                <w:rFonts w:ascii="Calibri" w:eastAsia="等线" w:hAnsi="Calibri" w:cs="Times New Roman"/>
                <w:lang w:val="en-US"/>
              </w:rPr>
              <w:t>n single pollutant model</w:t>
            </w:r>
          </w:p>
        </w:tc>
      </w:tr>
      <w:tr w:rsidR="001A1C5E" w:rsidRPr="00355639" w14:paraId="1A359AFE" w14:textId="77777777" w:rsidTr="004C3696">
        <w:tc>
          <w:tcPr>
            <w:tcW w:w="1843" w:type="dxa"/>
            <w:tcBorders>
              <w:top w:val="single" w:sz="4" w:space="0" w:color="auto"/>
            </w:tcBorders>
          </w:tcPr>
          <w:p w14:paraId="59101303"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Air pollutant</w:t>
            </w:r>
          </w:p>
        </w:tc>
        <w:tc>
          <w:tcPr>
            <w:tcW w:w="2688" w:type="dxa"/>
            <w:gridSpan w:val="2"/>
            <w:tcBorders>
              <w:top w:val="single" w:sz="4" w:space="0" w:color="auto"/>
              <w:bottom w:val="single" w:sz="4" w:space="0" w:color="auto"/>
            </w:tcBorders>
          </w:tcPr>
          <w:p w14:paraId="58B6325B"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With back-extrapolation</w:t>
            </w:r>
          </w:p>
        </w:tc>
        <w:tc>
          <w:tcPr>
            <w:tcW w:w="284" w:type="dxa"/>
            <w:tcBorders>
              <w:top w:val="single" w:sz="4" w:space="0" w:color="auto"/>
            </w:tcBorders>
          </w:tcPr>
          <w:p w14:paraId="60B6A5D9" w14:textId="77777777" w:rsidR="001A1C5E" w:rsidRPr="00355639" w:rsidRDefault="001A1C5E" w:rsidP="004C3696">
            <w:pPr>
              <w:widowControl/>
              <w:jc w:val="right"/>
              <w:rPr>
                <w:rFonts w:ascii="Calibri" w:eastAsia="等线" w:hAnsi="Calibri" w:cs="Times New Roman"/>
              </w:rPr>
            </w:pPr>
          </w:p>
        </w:tc>
        <w:tc>
          <w:tcPr>
            <w:tcW w:w="3481" w:type="dxa"/>
            <w:gridSpan w:val="2"/>
            <w:tcBorders>
              <w:top w:val="single" w:sz="4" w:space="0" w:color="auto"/>
              <w:bottom w:val="single" w:sz="4" w:space="0" w:color="auto"/>
            </w:tcBorders>
          </w:tcPr>
          <w:p w14:paraId="5A055909" w14:textId="77777777" w:rsidR="001A1C5E" w:rsidRPr="00355639" w:rsidRDefault="001A1C5E" w:rsidP="004C3696">
            <w:pPr>
              <w:widowControl/>
              <w:jc w:val="center"/>
              <w:rPr>
                <w:rFonts w:ascii="Calibri" w:eastAsia="等线" w:hAnsi="Calibri" w:cs="Times New Roman"/>
              </w:rPr>
            </w:pPr>
            <w:r w:rsidRPr="00355639">
              <w:rPr>
                <w:rFonts w:ascii="Calibri" w:eastAsia="等线" w:hAnsi="Calibri" w:cs="Times New Roman" w:hint="eastAsia"/>
              </w:rPr>
              <w:t>Without</w:t>
            </w:r>
            <w:r w:rsidRPr="00355639">
              <w:rPr>
                <w:rFonts w:ascii="Calibri" w:eastAsia="等线" w:hAnsi="Calibri" w:cs="Times New Roman"/>
              </w:rPr>
              <w:t xml:space="preserve"> back-extrapolation</w:t>
            </w:r>
          </w:p>
        </w:tc>
      </w:tr>
      <w:tr w:rsidR="001A1C5E" w:rsidRPr="00355639" w14:paraId="72C33452" w14:textId="77777777" w:rsidTr="004C3696">
        <w:tc>
          <w:tcPr>
            <w:tcW w:w="1843" w:type="dxa"/>
            <w:tcBorders>
              <w:bottom w:val="single" w:sz="4" w:space="0" w:color="auto"/>
            </w:tcBorders>
          </w:tcPr>
          <w:p w14:paraId="1587CB42" w14:textId="77777777" w:rsidR="001A1C5E" w:rsidRPr="00355639" w:rsidRDefault="001A1C5E" w:rsidP="004C3696">
            <w:pPr>
              <w:widowControl/>
              <w:jc w:val="left"/>
              <w:rPr>
                <w:rFonts w:ascii="Calibri" w:eastAsia="等线" w:hAnsi="Calibri" w:cs="Times New Roman"/>
              </w:rPr>
            </w:pPr>
          </w:p>
        </w:tc>
        <w:tc>
          <w:tcPr>
            <w:tcW w:w="1701" w:type="dxa"/>
            <w:tcBorders>
              <w:top w:val="single" w:sz="4" w:space="0" w:color="auto"/>
              <w:bottom w:val="single" w:sz="4" w:space="0" w:color="auto"/>
            </w:tcBorders>
          </w:tcPr>
          <w:p w14:paraId="158D534F"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OR (95%CI)</w:t>
            </w:r>
          </w:p>
        </w:tc>
        <w:tc>
          <w:tcPr>
            <w:tcW w:w="987" w:type="dxa"/>
            <w:tcBorders>
              <w:top w:val="single" w:sz="4" w:space="0" w:color="auto"/>
              <w:bottom w:val="single" w:sz="4" w:space="0" w:color="auto"/>
            </w:tcBorders>
          </w:tcPr>
          <w:p w14:paraId="69C1B73E"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P value</w:t>
            </w:r>
          </w:p>
        </w:tc>
        <w:tc>
          <w:tcPr>
            <w:tcW w:w="284" w:type="dxa"/>
            <w:tcBorders>
              <w:bottom w:val="single" w:sz="4" w:space="0" w:color="auto"/>
            </w:tcBorders>
          </w:tcPr>
          <w:p w14:paraId="479FB28B" w14:textId="77777777" w:rsidR="001A1C5E" w:rsidRPr="00355639" w:rsidRDefault="001A1C5E" w:rsidP="004C3696">
            <w:pPr>
              <w:widowControl/>
              <w:jc w:val="left"/>
              <w:rPr>
                <w:rFonts w:ascii="Calibri" w:eastAsia="等线" w:hAnsi="Calibri" w:cs="Times New Roman"/>
              </w:rPr>
            </w:pPr>
          </w:p>
        </w:tc>
        <w:tc>
          <w:tcPr>
            <w:tcW w:w="2182" w:type="dxa"/>
            <w:tcBorders>
              <w:top w:val="single" w:sz="4" w:space="0" w:color="auto"/>
              <w:bottom w:val="single" w:sz="4" w:space="0" w:color="auto"/>
            </w:tcBorders>
          </w:tcPr>
          <w:p w14:paraId="54916359"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OR (95%CI)</w:t>
            </w:r>
          </w:p>
        </w:tc>
        <w:tc>
          <w:tcPr>
            <w:tcW w:w="1299" w:type="dxa"/>
            <w:tcBorders>
              <w:top w:val="single" w:sz="4" w:space="0" w:color="auto"/>
              <w:bottom w:val="single" w:sz="4" w:space="0" w:color="auto"/>
            </w:tcBorders>
          </w:tcPr>
          <w:p w14:paraId="689D39E7"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P value</w:t>
            </w:r>
          </w:p>
        </w:tc>
      </w:tr>
      <w:tr w:rsidR="001A1C5E" w:rsidRPr="00355639" w14:paraId="57583375" w14:textId="77777777" w:rsidTr="004C3696">
        <w:tc>
          <w:tcPr>
            <w:tcW w:w="1843" w:type="dxa"/>
            <w:tcBorders>
              <w:top w:val="single" w:sz="4" w:space="0" w:color="auto"/>
            </w:tcBorders>
          </w:tcPr>
          <w:p w14:paraId="45BB3316" w14:textId="77777777" w:rsidR="001A1C5E" w:rsidRPr="00444D2D" w:rsidRDefault="001A1C5E" w:rsidP="004C3696">
            <w:pPr>
              <w:widowControl/>
              <w:jc w:val="left"/>
              <w:rPr>
                <w:rFonts w:ascii="Calibri" w:eastAsia="等线" w:hAnsi="Calibri" w:cs="Times New Roman"/>
                <w:b/>
                <w:bCs/>
              </w:rPr>
            </w:pPr>
            <w:r w:rsidRPr="00444D2D">
              <w:rPr>
                <w:rFonts w:ascii="Calibri" w:eastAsia="等线" w:hAnsi="Calibri" w:cs="Times New Roman"/>
                <w:b/>
                <w:bCs/>
              </w:rPr>
              <w:t>PM</w:t>
            </w:r>
            <w:r w:rsidRPr="00444D2D">
              <w:rPr>
                <w:rFonts w:ascii="Calibri" w:eastAsia="等线" w:hAnsi="Calibri" w:cs="Times New Roman"/>
                <w:b/>
                <w:bCs/>
                <w:vertAlign w:val="subscript"/>
              </w:rPr>
              <w:t>10</w:t>
            </w:r>
          </w:p>
        </w:tc>
        <w:tc>
          <w:tcPr>
            <w:tcW w:w="1701" w:type="dxa"/>
            <w:tcBorders>
              <w:top w:val="single" w:sz="4" w:space="0" w:color="auto"/>
            </w:tcBorders>
          </w:tcPr>
          <w:p w14:paraId="39A3B23A" w14:textId="77777777" w:rsidR="001A1C5E" w:rsidRPr="00355639" w:rsidRDefault="001A1C5E" w:rsidP="004C3696">
            <w:pPr>
              <w:widowControl/>
              <w:jc w:val="left"/>
              <w:rPr>
                <w:rFonts w:ascii="Calibri" w:eastAsia="等线" w:hAnsi="Calibri" w:cs="Times New Roman"/>
              </w:rPr>
            </w:pPr>
          </w:p>
        </w:tc>
        <w:tc>
          <w:tcPr>
            <w:tcW w:w="987" w:type="dxa"/>
            <w:tcBorders>
              <w:top w:val="single" w:sz="4" w:space="0" w:color="auto"/>
            </w:tcBorders>
          </w:tcPr>
          <w:p w14:paraId="57F92FBD" w14:textId="77777777" w:rsidR="001A1C5E" w:rsidRPr="00355639" w:rsidRDefault="001A1C5E" w:rsidP="004C3696">
            <w:pPr>
              <w:widowControl/>
              <w:jc w:val="left"/>
              <w:rPr>
                <w:rFonts w:ascii="Calibri" w:eastAsia="等线" w:hAnsi="Calibri" w:cs="Times New Roman"/>
              </w:rPr>
            </w:pPr>
          </w:p>
        </w:tc>
        <w:tc>
          <w:tcPr>
            <w:tcW w:w="284" w:type="dxa"/>
            <w:tcBorders>
              <w:top w:val="single" w:sz="4" w:space="0" w:color="auto"/>
            </w:tcBorders>
          </w:tcPr>
          <w:p w14:paraId="0DA9493E" w14:textId="77777777" w:rsidR="001A1C5E" w:rsidRPr="00355639" w:rsidRDefault="001A1C5E" w:rsidP="004C3696">
            <w:pPr>
              <w:widowControl/>
              <w:jc w:val="left"/>
              <w:rPr>
                <w:rFonts w:ascii="Calibri" w:eastAsia="等线" w:hAnsi="Calibri" w:cs="Times New Roman"/>
              </w:rPr>
            </w:pPr>
          </w:p>
        </w:tc>
        <w:tc>
          <w:tcPr>
            <w:tcW w:w="2182" w:type="dxa"/>
            <w:tcBorders>
              <w:top w:val="single" w:sz="4" w:space="0" w:color="auto"/>
            </w:tcBorders>
          </w:tcPr>
          <w:p w14:paraId="326B925C" w14:textId="77777777" w:rsidR="001A1C5E" w:rsidRPr="00355639" w:rsidRDefault="001A1C5E" w:rsidP="004C3696">
            <w:pPr>
              <w:widowControl/>
              <w:jc w:val="left"/>
              <w:rPr>
                <w:rFonts w:ascii="Calibri" w:eastAsia="等线" w:hAnsi="Calibri" w:cs="Times New Roman"/>
              </w:rPr>
            </w:pPr>
          </w:p>
        </w:tc>
        <w:tc>
          <w:tcPr>
            <w:tcW w:w="1299" w:type="dxa"/>
            <w:tcBorders>
              <w:top w:val="single" w:sz="4" w:space="0" w:color="auto"/>
            </w:tcBorders>
          </w:tcPr>
          <w:p w14:paraId="63DAAE28" w14:textId="77777777" w:rsidR="001A1C5E" w:rsidRPr="00355639" w:rsidRDefault="001A1C5E" w:rsidP="004C3696">
            <w:pPr>
              <w:widowControl/>
              <w:jc w:val="left"/>
              <w:rPr>
                <w:rFonts w:ascii="Calibri" w:eastAsia="等线" w:hAnsi="Calibri" w:cs="Times New Roman"/>
              </w:rPr>
            </w:pPr>
          </w:p>
        </w:tc>
      </w:tr>
      <w:tr w:rsidR="001A1C5E" w:rsidRPr="00355639" w14:paraId="3DDA816F" w14:textId="77777777" w:rsidTr="004C3696">
        <w:tc>
          <w:tcPr>
            <w:tcW w:w="1843" w:type="dxa"/>
          </w:tcPr>
          <w:p w14:paraId="6DBB042A"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Q1</w:t>
            </w:r>
          </w:p>
        </w:tc>
        <w:tc>
          <w:tcPr>
            <w:tcW w:w="1701" w:type="dxa"/>
          </w:tcPr>
          <w:p w14:paraId="3A9BB858" w14:textId="77777777" w:rsidR="001A1C5E"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987" w:type="dxa"/>
          </w:tcPr>
          <w:p w14:paraId="02FBCFD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c>
          <w:tcPr>
            <w:tcW w:w="284" w:type="dxa"/>
          </w:tcPr>
          <w:p w14:paraId="1160B2EA" w14:textId="77777777" w:rsidR="001A1C5E" w:rsidRPr="00355639" w:rsidRDefault="001A1C5E" w:rsidP="004C3696">
            <w:pPr>
              <w:widowControl/>
              <w:jc w:val="left"/>
              <w:rPr>
                <w:rFonts w:ascii="Calibri" w:eastAsia="等线" w:hAnsi="Calibri" w:cs="Times New Roman"/>
              </w:rPr>
            </w:pPr>
          </w:p>
        </w:tc>
        <w:tc>
          <w:tcPr>
            <w:tcW w:w="2182" w:type="dxa"/>
          </w:tcPr>
          <w:p w14:paraId="45BC65A5"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1299" w:type="dxa"/>
          </w:tcPr>
          <w:p w14:paraId="679442FB"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r>
      <w:tr w:rsidR="001A1C5E" w:rsidRPr="00355639" w14:paraId="67EFD332" w14:textId="77777777" w:rsidTr="004C3696">
        <w:tc>
          <w:tcPr>
            <w:tcW w:w="1843" w:type="dxa"/>
          </w:tcPr>
          <w:p w14:paraId="02A44889"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Q2</w:t>
            </w:r>
          </w:p>
        </w:tc>
        <w:tc>
          <w:tcPr>
            <w:tcW w:w="1701" w:type="dxa"/>
          </w:tcPr>
          <w:p w14:paraId="737F4EA3" w14:textId="77777777" w:rsidR="001A1C5E"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.97 (0.79, 1.18)</w:t>
            </w:r>
          </w:p>
        </w:tc>
        <w:tc>
          <w:tcPr>
            <w:tcW w:w="987" w:type="dxa"/>
          </w:tcPr>
          <w:p w14:paraId="75F8BD1F"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.733</w:t>
            </w:r>
          </w:p>
        </w:tc>
        <w:tc>
          <w:tcPr>
            <w:tcW w:w="284" w:type="dxa"/>
          </w:tcPr>
          <w:p w14:paraId="627C5368" w14:textId="77777777" w:rsidR="001A1C5E" w:rsidRPr="00355639" w:rsidRDefault="001A1C5E" w:rsidP="004C3696">
            <w:pPr>
              <w:widowControl/>
              <w:jc w:val="left"/>
              <w:rPr>
                <w:rFonts w:ascii="Calibri" w:eastAsia="等线" w:hAnsi="Calibri" w:cs="Times New Roman"/>
              </w:rPr>
            </w:pPr>
          </w:p>
        </w:tc>
        <w:tc>
          <w:tcPr>
            <w:tcW w:w="2182" w:type="dxa"/>
          </w:tcPr>
          <w:p w14:paraId="5698B471"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.12 (0.93, 1.34)</w:t>
            </w:r>
          </w:p>
        </w:tc>
        <w:tc>
          <w:tcPr>
            <w:tcW w:w="1299" w:type="dxa"/>
          </w:tcPr>
          <w:p w14:paraId="3B4F2FF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.235</w:t>
            </w:r>
          </w:p>
        </w:tc>
      </w:tr>
      <w:tr w:rsidR="001A1C5E" w:rsidRPr="00355639" w14:paraId="2D7C050C" w14:textId="77777777" w:rsidTr="004C3696">
        <w:tc>
          <w:tcPr>
            <w:tcW w:w="1843" w:type="dxa"/>
          </w:tcPr>
          <w:p w14:paraId="76861567"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Q3</w:t>
            </w:r>
          </w:p>
        </w:tc>
        <w:tc>
          <w:tcPr>
            <w:tcW w:w="1701" w:type="dxa"/>
          </w:tcPr>
          <w:p w14:paraId="10F0145F" w14:textId="77777777" w:rsidR="001A1C5E"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.05 (0.85, 1.30)</w:t>
            </w:r>
          </w:p>
        </w:tc>
        <w:tc>
          <w:tcPr>
            <w:tcW w:w="987" w:type="dxa"/>
          </w:tcPr>
          <w:p w14:paraId="654A2F0A"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.649</w:t>
            </w:r>
          </w:p>
        </w:tc>
        <w:tc>
          <w:tcPr>
            <w:tcW w:w="284" w:type="dxa"/>
          </w:tcPr>
          <w:p w14:paraId="69FB8B1E" w14:textId="77777777" w:rsidR="001A1C5E" w:rsidRPr="00355639" w:rsidRDefault="001A1C5E" w:rsidP="004C3696">
            <w:pPr>
              <w:widowControl/>
              <w:jc w:val="left"/>
              <w:rPr>
                <w:rFonts w:ascii="Calibri" w:eastAsia="等线" w:hAnsi="Calibri" w:cs="Times New Roman"/>
              </w:rPr>
            </w:pPr>
          </w:p>
        </w:tc>
        <w:tc>
          <w:tcPr>
            <w:tcW w:w="2182" w:type="dxa"/>
          </w:tcPr>
          <w:p w14:paraId="7214DABB"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.12 (0.91, 1.38)</w:t>
            </w:r>
          </w:p>
        </w:tc>
        <w:tc>
          <w:tcPr>
            <w:tcW w:w="1299" w:type="dxa"/>
          </w:tcPr>
          <w:p w14:paraId="25183A29"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.286</w:t>
            </w:r>
          </w:p>
        </w:tc>
      </w:tr>
      <w:tr w:rsidR="001A1C5E" w:rsidRPr="00355639" w14:paraId="1ABA30D4" w14:textId="77777777" w:rsidTr="004C3696">
        <w:tc>
          <w:tcPr>
            <w:tcW w:w="1843" w:type="dxa"/>
          </w:tcPr>
          <w:p w14:paraId="09DA622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Q4</w:t>
            </w:r>
          </w:p>
        </w:tc>
        <w:tc>
          <w:tcPr>
            <w:tcW w:w="1701" w:type="dxa"/>
          </w:tcPr>
          <w:p w14:paraId="19F3F58B" w14:textId="77777777" w:rsidR="001A1C5E"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.12 (0.94, 1.34)</w:t>
            </w:r>
          </w:p>
        </w:tc>
        <w:tc>
          <w:tcPr>
            <w:tcW w:w="987" w:type="dxa"/>
          </w:tcPr>
          <w:p w14:paraId="3F1F8FA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.221</w:t>
            </w:r>
          </w:p>
        </w:tc>
        <w:tc>
          <w:tcPr>
            <w:tcW w:w="284" w:type="dxa"/>
          </w:tcPr>
          <w:p w14:paraId="38D65E9F" w14:textId="77777777" w:rsidR="001A1C5E" w:rsidRPr="00355639" w:rsidRDefault="001A1C5E" w:rsidP="004C3696">
            <w:pPr>
              <w:widowControl/>
              <w:jc w:val="left"/>
              <w:rPr>
                <w:rFonts w:ascii="Calibri" w:eastAsia="等线" w:hAnsi="Calibri" w:cs="Times New Roman"/>
              </w:rPr>
            </w:pPr>
          </w:p>
        </w:tc>
        <w:tc>
          <w:tcPr>
            <w:tcW w:w="2182" w:type="dxa"/>
          </w:tcPr>
          <w:p w14:paraId="12F8BDA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.07 (0.86, 1.33)</w:t>
            </w:r>
          </w:p>
        </w:tc>
        <w:tc>
          <w:tcPr>
            <w:tcW w:w="1299" w:type="dxa"/>
          </w:tcPr>
          <w:p w14:paraId="6B90528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.566</w:t>
            </w:r>
          </w:p>
        </w:tc>
      </w:tr>
      <w:tr w:rsidR="001A1C5E" w:rsidRPr="00355639" w14:paraId="47129E2F" w14:textId="77777777" w:rsidTr="004C3696">
        <w:tc>
          <w:tcPr>
            <w:tcW w:w="1843" w:type="dxa"/>
          </w:tcPr>
          <w:p w14:paraId="73EFE23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rPr>
              <w:t>Per IQR</w:t>
            </w:r>
          </w:p>
        </w:tc>
        <w:tc>
          <w:tcPr>
            <w:tcW w:w="1701" w:type="dxa"/>
          </w:tcPr>
          <w:p w14:paraId="54C5864F" w14:textId="77777777" w:rsidR="001A1C5E" w:rsidRDefault="001A1C5E" w:rsidP="004C3696">
            <w:pPr>
              <w:widowControl/>
              <w:jc w:val="left"/>
              <w:rPr>
                <w:rFonts w:ascii="Calibri" w:eastAsia="等线" w:hAnsi="Calibri" w:cs="Times New Roman"/>
              </w:rPr>
            </w:pPr>
            <w:r>
              <w:rPr>
                <w:rFonts w:ascii="Calibri" w:eastAsia="等线" w:hAnsi="Calibri" w:cs="Times New Roman"/>
              </w:rPr>
              <w:t>1.10</w:t>
            </w:r>
            <w:r w:rsidRPr="00355639">
              <w:rPr>
                <w:rFonts w:ascii="Calibri" w:eastAsia="等线" w:hAnsi="Calibri" w:cs="Times New Roman"/>
              </w:rPr>
              <w:t xml:space="preserve"> (</w:t>
            </w:r>
            <w:r>
              <w:rPr>
                <w:rFonts w:ascii="Calibri" w:eastAsia="等线" w:hAnsi="Calibri" w:cs="Times New Roman"/>
              </w:rPr>
              <w:t>1.04</w:t>
            </w:r>
            <w:r w:rsidRPr="00355639">
              <w:rPr>
                <w:rFonts w:ascii="Calibri" w:eastAsia="等线" w:hAnsi="Calibri" w:cs="Times New Roman"/>
              </w:rPr>
              <w:t>, 1.</w:t>
            </w:r>
            <w:r>
              <w:rPr>
                <w:rFonts w:ascii="Calibri" w:eastAsia="等线" w:hAnsi="Calibri" w:cs="Times New Roman"/>
              </w:rPr>
              <w:t>16</w:t>
            </w:r>
            <w:r w:rsidRPr="00355639">
              <w:rPr>
                <w:rFonts w:ascii="Calibri" w:eastAsia="等线" w:hAnsi="Calibri" w:cs="Times New Roman"/>
              </w:rPr>
              <w:t>)</w:t>
            </w:r>
          </w:p>
        </w:tc>
        <w:tc>
          <w:tcPr>
            <w:tcW w:w="987" w:type="dxa"/>
          </w:tcPr>
          <w:p w14:paraId="38BE5F23"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0.</w:t>
            </w:r>
            <w:r>
              <w:rPr>
                <w:rFonts w:ascii="Calibri" w:eastAsia="等线" w:hAnsi="Calibri" w:cs="Times New Roman"/>
              </w:rPr>
              <w:t>007</w:t>
            </w:r>
          </w:p>
        </w:tc>
        <w:tc>
          <w:tcPr>
            <w:tcW w:w="284" w:type="dxa"/>
          </w:tcPr>
          <w:p w14:paraId="7A54A4C4" w14:textId="77777777" w:rsidR="001A1C5E" w:rsidRPr="00355639" w:rsidRDefault="001A1C5E" w:rsidP="004C3696">
            <w:pPr>
              <w:widowControl/>
              <w:jc w:val="left"/>
              <w:rPr>
                <w:rFonts w:ascii="Calibri" w:eastAsia="等线" w:hAnsi="Calibri" w:cs="Times New Roman"/>
              </w:rPr>
            </w:pPr>
          </w:p>
        </w:tc>
        <w:tc>
          <w:tcPr>
            <w:tcW w:w="2182" w:type="dxa"/>
          </w:tcPr>
          <w:p w14:paraId="1C41F85A"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1.0</w:t>
            </w:r>
            <w:r>
              <w:rPr>
                <w:rFonts w:ascii="Calibri" w:eastAsia="等线" w:hAnsi="Calibri" w:cs="Times New Roman"/>
              </w:rPr>
              <w:t>6</w:t>
            </w:r>
            <w:r w:rsidRPr="00355639">
              <w:rPr>
                <w:rFonts w:ascii="Calibri" w:eastAsia="等线" w:hAnsi="Calibri" w:cs="Times New Roman"/>
              </w:rPr>
              <w:t xml:space="preserve"> (</w:t>
            </w:r>
            <w:r>
              <w:rPr>
                <w:rFonts w:ascii="Calibri" w:eastAsia="等线" w:hAnsi="Calibri" w:cs="Times New Roman"/>
              </w:rPr>
              <w:t>1.04</w:t>
            </w:r>
            <w:r w:rsidRPr="00355639">
              <w:rPr>
                <w:rFonts w:ascii="Calibri" w:eastAsia="等线" w:hAnsi="Calibri" w:cs="Times New Roman"/>
              </w:rPr>
              <w:t xml:space="preserve">, </w:t>
            </w:r>
            <w:r>
              <w:rPr>
                <w:rFonts w:ascii="Calibri" w:eastAsia="等线" w:hAnsi="Calibri" w:cs="Times New Roman"/>
              </w:rPr>
              <w:t>1.09</w:t>
            </w:r>
            <w:r w:rsidRPr="00355639">
              <w:rPr>
                <w:rFonts w:ascii="Calibri" w:eastAsia="等线" w:hAnsi="Calibri" w:cs="Times New Roman"/>
              </w:rPr>
              <w:t>)</w:t>
            </w:r>
          </w:p>
        </w:tc>
        <w:tc>
          <w:tcPr>
            <w:tcW w:w="1299" w:type="dxa"/>
          </w:tcPr>
          <w:p w14:paraId="29E165FF"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0.</w:t>
            </w:r>
            <w:r>
              <w:rPr>
                <w:rFonts w:ascii="Calibri" w:eastAsia="等线" w:hAnsi="Calibri" w:cs="Times New Roman"/>
              </w:rPr>
              <w:t>00</w:t>
            </w:r>
            <w:r w:rsidRPr="00355639">
              <w:rPr>
                <w:rFonts w:ascii="Calibri" w:eastAsia="等线" w:hAnsi="Calibri" w:cs="Times New Roman"/>
              </w:rPr>
              <w:t>5</w:t>
            </w:r>
          </w:p>
        </w:tc>
      </w:tr>
      <w:tr w:rsidR="001A1C5E" w:rsidRPr="00444D2D" w14:paraId="25578BA2" w14:textId="77777777" w:rsidTr="004C3696">
        <w:tc>
          <w:tcPr>
            <w:tcW w:w="1843" w:type="dxa"/>
          </w:tcPr>
          <w:p w14:paraId="304B53E8" w14:textId="77777777" w:rsidR="001A1C5E" w:rsidRPr="00444D2D" w:rsidRDefault="001A1C5E" w:rsidP="004C3696">
            <w:pPr>
              <w:widowControl/>
              <w:jc w:val="left"/>
              <w:rPr>
                <w:rFonts w:ascii="Calibri" w:eastAsia="等线" w:hAnsi="Calibri" w:cs="Times New Roman"/>
                <w:b/>
                <w:bCs/>
              </w:rPr>
            </w:pPr>
            <w:r w:rsidRPr="00444D2D">
              <w:rPr>
                <w:rFonts w:ascii="Calibri" w:eastAsia="等线" w:hAnsi="Calibri" w:cs="Times New Roman"/>
                <w:b/>
                <w:bCs/>
              </w:rPr>
              <w:t>PM</w:t>
            </w:r>
            <w:r w:rsidRPr="00444D2D">
              <w:rPr>
                <w:rFonts w:ascii="Calibri" w:eastAsia="等线" w:hAnsi="Calibri" w:cs="Times New Roman"/>
                <w:b/>
                <w:bCs/>
                <w:vertAlign w:val="subscript"/>
              </w:rPr>
              <w:t>2.5</w:t>
            </w:r>
          </w:p>
        </w:tc>
        <w:tc>
          <w:tcPr>
            <w:tcW w:w="1701" w:type="dxa"/>
          </w:tcPr>
          <w:p w14:paraId="54DEB529" w14:textId="77777777" w:rsidR="001A1C5E" w:rsidRPr="00444D2D" w:rsidRDefault="001A1C5E" w:rsidP="004C3696">
            <w:pPr>
              <w:widowControl/>
              <w:jc w:val="left"/>
              <w:rPr>
                <w:rFonts w:ascii="Calibri" w:eastAsia="等线" w:hAnsi="Calibri" w:cs="Times New Roman"/>
                <w:b/>
                <w:bCs/>
              </w:rPr>
            </w:pPr>
          </w:p>
        </w:tc>
        <w:tc>
          <w:tcPr>
            <w:tcW w:w="987" w:type="dxa"/>
          </w:tcPr>
          <w:p w14:paraId="7ED8C37A" w14:textId="77777777" w:rsidR="001A1C5E" w:rsidRPr="00444D2D" w:rsidRDefault="001A1C5E" w:rsidP="004C3696">
            <w:pPr>
              <w:widowControl/>
              <w:jc w:val="left"/>
              <w:rPr>
                <w:rFonts w:ascii="Calibri" w:eastAsia="等线" w:hAnsi="Calibri" w:cs="Times New Roman"/>
                <w:b/>
                <w:bCs/>
              </w:rPr>
            </w:pPr>
          </w:p>
        </w:tc>
        <w:tc>
          <w:tcPr>
            <w:tcW w:w="284" w:type="dxa"/>
          </w:tcPr>
          <w:p w14:paraId="5CD01A80" w14:textId="77777777" w:rsidR="001A1C5E" w:rsidRPr="00444D2D" w:rsidRDefault="001A1C5E" w:rsidP="004C3696">
            <w:pPr>
              <w:widowControl/>
              <w:jc w:val="left"/>
              <w:rPr>
                <w:rFonts w:ascii="Calibri" w:eastAsia="等线" w:hAnsi="Calibri" w:cs="Times New Roman"/>
                <w:b/>
                <w:bCs/>
              </w:rPr>
            </w:pPr>
          </w:p>
        </w:tc>
        <w:tc>
          <w:tcPr>
            <w:tcW w:w="2182" w:type="dxa"/>
          </w:tcPr>
          <w:p w14:paraId="36959204" w14:textId="77777777" w:rsidR="001A1C5E" w:rsidRPr="00444D2D" w:rsidRDefault="001A1C5E" w:rsidP="004C3696">
            <w:pPr>
              <w:widowControl/>
              <w:jc w:val="left"/>
              <w:rPr>
                <w:rFonts w:ascii="Calibri" w:eastAsia="等线" w:hAnsi="Calibri" w:cs="Times New Roman"/>
                <w:b/>
                <w:bCs/>
              </w:rPr>
            </w:pPr>
          </w:p>
        </w:tc>
        <w:tc>
          <w:tcPr>
            <w:tcW w:w="1299" w:type="dxa"/>
          </w:tcPr>
          <w:p w14:paraId="230F846A" w14:textId="77777777" w:rsidR="001A1C5E" w:rsidRPr="00444D2D" w:rsidRDefault="001A1C5E" w:rsidP="004C3696">
            <w:pPr>
              <w:widowControl/>
              <w:jc w:val="left"/>
              <w:rPr>
                <w:rFonts w:ascii="Calibri" w:eastAsia="等线" w:hAnsi="Calibri" w:cs="Times New Roman"/>
                <w:b/>
                <w:bCs/>
              </w:rPr>
            </w:pPr>
          </w:p>
        </w:tc>
      </w:tr>
      <w:tr w:rsidR="001A1C5E" w:rsidRPr="00355639" w14:paraId="3B0C1F63" w14:textId="77777777" w:rsidTr="004C3696">
        <w:tc>
          <w:tcPr>
            <w:tcW w:w="1843" w:type="dxa"/>
          </w:tcPr>
          <w:p w14:paraId="2A949760"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Q1</w:t>
            </w:r>
          </w:p>
        </w:tc>
        <w:tc>
          <w:tcPr>
            <w:tcW w:w="1701" w:type="dxa"/>
          </w:tcPr>
          <w:p w14:paraId="2180095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987" w:type="dxa"/>
          </w:tcPr>
          <w:p w14:paraId="47F2B1FC"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c>
          <w:tcPr>
            <w:tcW w:w="284" w:type="dxa"/>
          </w:tcPr>
          <w:p w14:paraId="44A2DB8D" w14:textId="77777777" w:rsidR="001A1C5E" w:rsidRPr="00355639" w:rsidRDefault="001A1C5E" w:rsidP="004C3696">
            <w:pPr>
              <w:widowControl/>
              <w:jc w:val="left"/>
              <w:rPr>
                <w:rFonts w:ascii="Calibri" w:eastAsia="等线" w:hAnsi="Calibri" w:cs="Times New Roman"/>
              </w:rPr>
            </w:pPr>
          </w:p>
        </w:tc>
        <w:tc>
          <w:tcPr>
            <w:tcW w:w="2182" w:type="dxa"/>
          </w:tcPr>
          <w:p w14:paraId="36CD833E"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1299" w:type="dxa"/>
          </w:tcPr>
          <w:p w14:paraId="0530C54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r>
      <w:tr w:rsidR="001A1C5E" w:rsidRPr="00355639" w14:paraId="494EDF6E" w14:textId="77777777" w:rsidTr="004C3696">
        <w:tc>
          <w:tcPr>
            <w:tcW w:w="1843" w:type="dxa"/>
          </w:tcPr>
          <w:p w14:paraId="5B1CEB7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Q2</w:t>
            </w:r>
          </w:p>
        </w:tc>
        <w:tc>
          <w:tcPr>
            <w:tcW w:w="1701" w:type="dxa"/>
          </w:tcPr>
          <w:p w14:paraId="7F81E72E"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.99 (0.84, 1.17)</w:t>
            </w:r>
          </w:p>
        </w:tc>
        <w:tc>
          <w:tcPr>
            <w:tcW w:w="987" w:type="dxa"/>
          </w:tcPr>
          <w:p w14:paraId="358EBD55"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.931</w:t>
            </w:r>
          </w:p>
        </w:tc>
        <w:tc>
          <w:tcPr>
            <w:tcW w:w="284" w:type="dxa"/>
          </w:tcPr>
          <w:p w14:paraId="400235D4" w14:textId="77777777" w:rsidR="001A1C5E" w:rsidRPr="00355639" w:rsidRDefault="001A1C5E" w:rsidP="004C3696">
            <w:pPr>
              <w:widowControl/>
              <w:jc w:val="left"/>
              <w:rPr>
                <w:rFonts w:ascii="Calibri" w:eastAsia="等线" w:hAnsi="Calibri" w:cs="Times New Roman"/>
              </w:rPr>
            </w:pPr>
          </w:p>
        </w:tc>
        <w:tc>
          <w:tcPr>
            <w:tcW w:w="2182" w:type="dxa"/>
          </w:tcPr>
          <w:p w14:paraId="2FD7D897"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.03 (0.87, 1.22)</w:t>
            </w:r>
          </w:p>
        </w:tc>
        <w:tc>
          <w:tcPr>
            <w:tcW w:w="1299" w:type="dxa"/>
          </w:tcPr>
          <w:p w14:paraId="069CD2C7"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.713</w:t>
            </w:r>
          </w:p>
        </w:tc>
      </w:tr>
      <w:tr w:rsidR="001A1C5E" w:rsidRPr="00355639" w14:paraId="7764EF2C" w14:textId="77777777" w:rsidTr="004C3696">
        <w:tc>
          <w:tcPr>
            <w:tcW w:w="1843" w:type="dxa"/>
          </w:tcPr>
          <w:p w14:paraId="71DE4F35"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Q3</w:t>
            </w:r>
          </w:p>
        </w:tc>
        <w:tc>
          <w:tcPr>
            <w:tcW w:w="1701" w:type="dxa"/>
          </w:tcPr>
          <w:p w14:paraId="789192B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.08 (0.91, 1.28)</w:t>
            </w:r>
          </w:p>
        </w:tc>
        <w:tc>
          <w:tcPr>
            <w:tcW w:w="987" w:type="dxa"/>
          </w:tcPr>
          <w:p w14:paraId="03B5ACFB"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.403</w:t>
            </w:r>
          </w:p>
        </w:tc>
        <w:tc>
          <w:tcPr>
            <w:tcW w:w="284" w:type="dxa"/>
          </w:tcPr>
          <w:p w14:paraId="6BB9C577" w14:textId="77777777" w:rsidR="001A1C5E" w:rsidRPr="00355639" w:rsidRDefault="001A1C5E" w:rsidP="004C3696">
            <w:pPr>
              <w:widowControl/>
              <w:jc w:val="left"/>
              <w:rPr>
                <w:rFonts w:ascii="Calibri" w:eastAsia="等线" w:hAnsi="Calibri" w:cs="Times New Roman"/>
              </w:rPr>
            </w:pPr>
          </w:p>
        </w:tc>
        <w:tc>
          <w:tcPr>
            <w:tcW w:w="2182" w:type="dxa"/>
          </w:tcPr>
          <w:p w14:paraId="50D94D7B"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.10 (0.93, 1.30)</w:t>
            </w:r>
          </w:p>
        </w:tc>
        <w:tc>
          <w:tcPr>
            <w:tcW w:w="1299" w:type="dxa"/>
          </w:tcPr>
          <w:p w14:paraId="3B7E4D3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.281</w:t>
            </w:r>
          </w:p>
        </w:tc>
      </w:tr>
      <w:tr w:rsidR="001A1C5E" w:rsidRPr="00355639" w14:paraId="0C407CA4" w14:textId="77777777" w:rsidTr="004C3696">
        <w:tc>
          <w:tcPr>
            <w:tcW w:w="1843" w:type="dxa"/>
          </w:tcPr>
          <w:p w14:paraId="7638740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Q4</w:t>
            </w:r>
          </w:p>
        </w:tc>
        <w:tc>
          <w:tcPr>
            <w:tcW w:w="1701" w:type="dxa"/>
          </w:tcPr>
          <w:p w14:paraId="6EC812EC"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.14 (0.96, 1.35)</w:t>
            </w:r>
          </w:p>
        </w:tc>
        <w:tc>
          <w:tcPr>
            <w:tcW w:w="987" w:type="dxa"/>
          </w:tcPr>
          <w:p w14:paraId="0C8AD49C"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.129</w:t>
            </w:r>
          </w:p>
        </w:tc>
        <w:tc>
          <w:tcPr>
            <w:tcW w:w="284" w:type="dxa"/>
          </w:tcPr>
          <w:p w14:paraId="450B154D" w14:textId="77777777" w:rsidR="001A1C5E" w:rsidRPr="00355639" w:rsidRDefault="001A1C5E" w:rsidP="004C3696">
            <w:pPr>
              <w:widowControl/>
              <w:jc w:val="left"/>
              <w:rPr>
                <w:rFonts w:ascii="Calibri" w:eastAsia="等线" w:hAnsi="Calibri" w:cs="Times New Roman"/>
              </w:rPr>
            </w:pPr>
          </w:p>
        </w:tc>
        <w:tc>
          <w:tcPr>
            <w:tcW w:w="2182" w:type="dxa"/>
          </w:tcPr>
          <w:p w14:paraId="553D006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.15 (0.97, 1.36)</w:t>
            </w:r>
          </w:p>
        </w:tc>
        <w:tc>
          <w:tcPr>
            <w:tcW w:w="1299" w:type="dxa"/>
          </w:tcPr>
          <w:p w14:paraId="2044D8DE"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.105</w:t>
            </w:r>
          </w:p>
        </w:tc>
      </w:tr>
      <w:tr w:rsidR="001A1C5E" w:rsidRPr="00355639" w14:paraId="419CC1D7" w14:textId="77777777" w:rsidTr="004C3696">
        <w:tc>
          <w:tcPr>
            <w:tcW w:w="1843" w:type="dxa"/>
          </w:tcPr>
          <w:p w14:paraId="20FA57B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rPr>
              <w:t>Per IQR</w:t>
            </w:r>
          </w:p>
        </w:tc>
        <w:tc>
          <w:tcPr>
            <w:tcW w:w="1701" w:type="dxa"/>
          </w:tcPr>
          <w:p w14:paraId="3F0349BD"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05</w:t>
            </w:r>
            <w:r w:rsidRPr="00355639">
              <w:rPr>
                <w:rFonts w:ascii="Calibri" w:eastAsia="等线" w:hAnsi="Calibri" w:cs="Times New Roman"/>
              </w:rPr>
              <w:t xml:space="preserve"> (</w:t>
            </w:r>
            <w:r>
              <w:rPr>
                <w:rFonts w:ascii="Calibri" w:eastAsia="等线" w:hAnsi="Calibri" w:cs="Times New Roman"/>
              </w:rPr>
              <w:t>0.92</w:t>
            </w:r>
            <w:r w:rsidRPr="00355639">
              <w:rPr>
                <w:rFonts w:ascii="Calibri" w:eastAsia="等线" w:hAnsi="Calibri" w:cs="Times New Roman"/>
              </w:rPr>
              <w:t>, 1.</w:t>
            </w:r>
            <w:r>
              <w:rPr>
                <w:rFonts w:ascii="Calibri" w:eastAsia="等线" w:hAnsi="Calibri" w:cs="Times New Roman"/>
              </w:rPr>
              <w:t>10</w:t>
            </w:r>
            <w:r w:rsidRPr="00355639">
              <w:rPr>
                <w:rFonts w:ascii="Calibri" w:eastAsia="等线" w:hAnsi="Calibri" w:cs="Times New Roman"/>
              </w:rPr>
              <w:t>)</w:t>
            </w:r>
          </w:p>
        </w:tc>
        <w:tc>
          <w:tcPr>
            <w:tcW w:w="987" w:type="dxa"/>
          </w:tcPr>
          <w:p w14:paraId="7C30BE15"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0.</w:t>
            </w:r>
            <w:r>
              <w:rPr>
                <w:rFonts w:ascii="Calibri" w:eastAsia="等线" w:hAnsi="Calibri" w:cs="Times New Roman"/>
              </w:rPr>
              <w:t>482</w:t>
            </w:r>
          </w:p>
        </w:tc>
        <w:tc>
          <w:tcPr>
            <w:tcW w:w="284" w:type="dxa"/>
          </w:tcPr>
          <w:p w14:paraId="74F93771" w14:textId="77777777" w:rsidR="001A1C5E" w:rsidRPr="00355639" w:rsidRDefault="001A1C5E" w:rsidP="004C3696">
            <w:pPr>
              <w:widowControl/>
              <w:jc w:val="left"/>
              <w:rPr>
                <w:rFonts w:ascii="Calibri" w:eastAsia="等线" w:hAnsi="Calibri" w:cs="Times New Roman"/>
              </w:rPr>
            </w:pPr>
          </w:p>
        </w:tc>
        <w:tc>
          <w:tcPr>
            <w:tcW w:w="2182" w:type="dxa"/>
          </w:tcPr>
          <w:p w14:paraId="17D0E828"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05</w:t>
            </w:r>
            <w:r w:rsidRPr="00355639">
              <w:rPr>
                <w:rFonts w:ascii="Calibri" w:eastAsia="等线" w:hAnsi="Calibri" w:cs="Times New Roman"/>
              </w:rPr>
              <w:t xml:space="preserve"> (</w:t>
            </w:r>
            <w:r>
              <w:rPr>
                <w:rFonts w:ascii="Calibri" w:eastAsia="等线" w:hAnsi="Calibri" w:cs="Times New Roman"/>
              </w:rPr>
              <w:t>0.93</w:t>
            </w:r>
            <w:r w:rsidRPr="00355639">
              <w:rPr>
                <w:rFonts w:ascii="Calibri" w:eastAsia="等线" w:hAnsi="Calibri" w:cs="Times New Roman"/>
              </w:rPr>
              <w:t>, 1</w:t>
            </w:r>
            <w:r>
              <w:rPr>
                <w:rFonts w:ascii="Calibri" w:eastAsia="等线" w:hAnsi="Calibri" w:cs="Times New Roman"/>
              </w:rPr>
              <w:t>.19</w:t>
            </w:r>
            <w:r w:rsidRPr="00355639">
              <w:rPr>
                <w:rFonts w:ascii="Calibri" w:eastAsia="等线" w:hAnsi="Calibri" w:cs="Times New Roman"/>
              </w:rPr>
              <w:t>)</w:t>
            </w:r>
          </w:p>
        </w:tc>
        <w:tc>
          <w:tcPr>
            <w:tcW w:w="1299" w:type="dxa"/>
          </w:tcPr>
          <w:p w14:paraId="446714FB"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0.454</w:t>
            </w:r>
          </w:p>
        </w:tc>
      </w:tr>
      <w:tr w:rsidR="001A1C5E" w:rsidRPr="00444D2D" w14:paraId="4114D6E7" w14:textId="77777777" w:rsidTr="004C3696">
        <w:tc>
          <w:tcPr>
            <w:tcW w:w="1843" w:type="dxa"/>
          </w:tcPr>
          <w:p w14:paraId="35C53B15" w14:textId="77777777" w:rsidR="001A1C5E" w:rsidRPr="00444D2D" w:rsidRDefault="001A1C5E" w:rsidP="004C3696">
            <w:pPr>
              <w:widowControl/>
              <w:jc w:val="left"/>
              <w:rPr>
                <w:rFonts w:ascii="Calibri" w:eastAsia="等线" w:hAnsi="Calibri" w:cs="Times New Roman"/>
                <w:b/>
                <w:bCs/>
              </w:rPr>
            </w:pPr>
            <w:r w:rsidRPr="00444D2D">
              <w:rPr>
                <w:rFonts w:ascii="Calibri" w:eastAsia="等线" w:hAnsi="Calibri" w:cs="Times New Roman"/>
                <w:b/>
                <w:bCs/>
              </w:rPr>
              <w:t>PM</w:t>
            </w:r>
            <w:r w:rsidRPr="00444D2D">
              <w:rPr>
                <w:rFonts w:ascii="Calibri" w:eastAsia="等线" w:hAnsi="Calibri" w:cs="Times New Roman"/>
                <w:b/>
                <w:bCs/>
                <w:vertAlign w:val="subscript"/>
              </w:rPr>
              <w:t>coarse</w:t>
            </w:r>
          </w:p>
        </w:tc>
        <w:tc>
          <w:tcPr>
            <w:tcW w:w="1701" w:type="dxa"/>
          </w:tcPr>
          <w:p w14:paraId="6A7876A2" w14:textId="77777777" w:rsidR="001A1C5E" w:rsidRPr="00444D2D" w:rsidRDefault="001A1C5E" w:rsidP="004C3696">
            <w:pPr>
              <w:widowControl/>
              <w:jc w:val="left"/>
              <w:rPr>
                <w:rFonts w:ascii="Calibri" w:eastAsia="等线" w:hAnsi="Calibri" w:cs="Times New Roman"/>
                <w:b/>
                <w:bCs/>
              </w:rPr>
            </w:pPr>
          </w:p>
        </w:tc>
        <w:tc>
          <w:tcPr>
            <w:tcW w:w="987" w:type="dxa"/>
          </w:tcPr>
          <w:p w14:paraId="2A6C152C" w14:textId="77777777" w:rsidR="001A1C5E" w:rsidRPr="00444D2D" w:rsidRDefault="001A1C5E" w:rsidP="004C3696">
            <w:pPr>
              <w:widowControl/>
              <w:jc w:val="left"/>
              <w:rPr>
                <w:rFonts w:ascii="Calibri" w:eastAsia="等线" w:hAnsi="Calibri" w:cs="Times New Roman"/>
                <w:b/>
                <w:bCs/>
              </w:rPr>
            </w:pPr>
          </w:p>
        </w:tc>
        <w:tc>
          <w:tcPr>
            <w:tcW w:w="284" w:type="dxa"/>
          </w:tcPr>
          <w:p w14:paraId="0F74F72E" w14:textId="77777777" w:rsidR="001A1C5E" w:rsidRPr="00444D2D" w:rsidRDefault="001A1C5E" w:rsidP="004C3696">
            <w:pPr>
              <w:widowControl/>
              <w:jc w:val="left"/>
              <w:rPr>
                <w:rFonts w:ascii="Calibri" w:eastAsia="等线" w:hAnsi="Calibri" w:cs="Times New Roman"/>
                <w:b/>
                <w:bCs/>
              </w:rPr>
            </w:pPr>
          </w:p>
        </w:tc>
        <w:tc>
          <w:tcPr>
            <w:tcW w:w="2182" w:type="dxa"/>
          </w:tcPr>
          <w:p w14:paraId="153B4A0C" w14:textId="77777777" w:rsidR="001A1C5E" w:rsidRPr="00444D2D" w:rsidRDefault="001A1C5E" w:rsidP="004C3696">
            <w:pPr>
              <w:widowControl/>
              <w:jc w:val="left"/>
              <w:rPr>
                <w:rFonts w:ascii="Calibri" w:eastAsia="等线" w:hAnsi="Calibri" w:cs="Times New Roman"/>
                <w:b/>
                <w:bCs/>
              </w:rPr>
            </w:pPr>
          </w:p>
        </w:tc>
        <w:tc>
          <w:tcPr>
            <w:tcW w:w="1299" w:type="dxa"/>
          </w:tcPr>
          <w:p w14:paraId="1E9479E4" w14:textId="77777777" w:rsidR="001A1C5E" w:rsidRPr="00444D2D" w:rsidRDefault="001A1C5E" w:rsidP="004C3696">
            <w:pPr>
              <w:widowControl/>
              <w:jc w:val="left"/>
              <w:rPr>
                <w:rFonts w:ascii="Calibri" w:eastAsia="等线" w:hAnsi="Calibri" w:cs="Times New Roman"/>
                <w:b/>
                <w:bCs/>
              </w:rPr>
            </w:pPr>
          </w:p>
        </w:tc>
      </w:tr>
      <w:tr w:rsidR="001A1C5E" w:rsidRPr="00355639" w14:paraId="55CB011D" w14:textId="77777777" w:rsidTr="004C3696">
        <w:tc>
          <w:tcPr>
            <w:tcW w:w="1843" w:type="dxa"/>
          </w:tcPr>
          <w:p w14:paraId="578522CD"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Q1</w:t>
            </w:r>
          </w:p>
        </w:tc>
        <w:tc>
          <w:tcPr>
            <w:tcW w:w="1701" w:type="dxa"/>
          </w:tcPr>
          <w:p w14:paraId="2994E5DF"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987" w:type="dxa"/>
          </w:tcPr>
          <w:p w14:paraId="504355DB"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c>
          <w:tcPr>
            <w:tcW w:w="284" w:type="dxa"/>
          </w:tcPr>
          <w:p w14:paraId="42419517" w14:textId="77777777" w:rsidR="001A1C5E" w:rsidRPr="00355639" w:rsidRDefault="001A1C5E" w:rsidP="004C3696">
            <w:pPr>
              <w:widowControl/>
              <w:jc w:val="left"/>
              <w:rPr>
                <w:rFonts w:ascii="Calibri" w:eastAsia="等线" w:hAnsi="Calibri" w:cs="Times New Roman"/>
              </w:rPr>
            </w:pPr>
          </w:p>
        </w:tc>
        <w:tc>
          <w:tcPr>
            <w:tcW w:w="2182" w:type="dxa"/>
          </w:tcPr>
          <w:p w14:paraId="690167B9"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1299" w:type="dxa"/>
          </w:tcPr>
          <w:p w14:paraId="75F5124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r>
      <w:tr w:rsidR="001A1C5E" w:rsidRPr="00355639" w14:paraId="4EEB5796" w14:textId="77777777" w:rsidTr="004C3696">
        <w:tc>
          <w:tcPr>
            <w:tcW w:w="1843" w:type="dxa"/>
          </w:tcPr>
          <w:p w14:paraId="67F68EC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Q2</w:t>
            </w:r>
          </w:p>
        </w:tc>
        <w:tc>
          <w:tcPr>
            <w:tcW w:w="1701" w:type="dxa"/>
          </w:tcPr>
          <w:p w14:paraId="78D0289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.00 (0.84, 1.19)</w:t>
            </w:r>
          </w:p>
        </w:tc>
        <w:tc>
          <w:tcPr>
            <w:tcW w:w="987" w:type="dxa"/>
          </w:tcPr>
          <w:p w14:paraId="64B1B01F"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.998</w:t>
            </w:r>
          </w:p>
        </w:tc>
        <w:tc>
          <w:tcPr>
            <w:tcW w:w="284" w:type="dxa"/>
          </w:tcPr>
          <w:p w14:paraId="0FBE86EE" w14:textId="77777777" w:rsidR="001A1C5E" w:rsidRPr="00355639" w:rsidRDefault="001A1C5E" w:rsidP="004C3696">
            <w:pPr>
              <w:widowControl/>
              <w:jc w:val="left"/>
              <w:rPr>
                <w:rFonts w:ascii="Calibri" w:eastAsia="等线" w:hAnsi="Calibri" w:cs="Times New Roman"/>
              </w:rPr>
            </w:pPr>
          </w:p>
        </w:tc>
        <w:tc>
          <w:tcPr>
            <w:tcW w:w="2182" w:type="dxa"/>
          </w:tcPr>
          <w:p w14:paraId="1B4B20FE"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.98 (0.83, 1.16)</w:t>
            </w:r>
          </w:p>
        </w:tc>
        <w:tc>
          <w:tcPr>
            <w:tcW w:w="1299" w:type="dxa"/>
          </w:tcPr>
          <w:p w14:paraId="2C3D8385"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.821</w:t>
            </w:r>
          </w:p>
        </w:tc>
      </w:tr>
      <w:tr w:rsidR="001A1C5E" w:rsidRPr="00355639" w14:paraId="546D1A74" w14:textId="77777777" w:rsidTr="004C3696">
        <w:tc>
          <w:tcPr>
            <w:tcW w:w="1843" w:type="dxa"/>
          </w:tcPr>
          <w:p w14:paraId="358C004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Q3</w:t>
            </w:r>
          </w:p>
        </w:tc>
        <w:tc>
          <w:tcPr>
            <w:tcW w:w="1701" w:type="dxa"/>
          </w:tcPr>
          <w:p w14:paraId="56F3045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.14 (0.95, 1.37)</w:t>
            </w:r>
          </w:p>
        </w:tc>
        <w:tc>
          <w:tcPr>
            <w:tcW w:w="987" w:type="dxa"/>
          </w:tcPr>
          <w:p w14:paraId="43F9B2E7"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.171</w:t>
            </w:r>
          </w:p>
        </w:tc>
        <w:tc>
          <w:tcPr>
            <w:tcW w:w="284" w:type="dxa"/>
          </w:tcPr>
          <w:p w14:paraId="5D511E16" w14:textId="77777777" w:rsidR="001A1C5E" w:rsidRPr="00355639" w:rsidRDefault="001A1C5E" w:rsidP="004C3696">
            <w:pPr>
              <w:widowControl/>
              <w:jc w:val="left"/>
              <w:rPr>
                <w:rFonts w:ascii="Calibri" w:eastAsia="等线" w:hAnsi="Calibri" w:cs="Times New Roman"/>
              </w:rPr>
            </w:pPr>
          </w:p>
        </w:tc>
        <w:tc>
          <w:tcPr>
            <w:tcW w:w="2182" w:type="dxa"/>
          </w:tcPr>
          <w:p w14:paraId="0BFC077D"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.01 (0.84, 1.21)</w:t>
            </w:r>
          </w:p>
        </w:tc>
        <w:tc>
          <w:tcPr>
            <w:tcW w:w="1299" w:type="dxa"/>
          </w:tcPr>
          <w:p w14:paraId="5EB8038D"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.938</w:t>
            </w:r>
          </w:p>
        </w:tc>
      </w:tr>
      <w:tr w:rsidR="001A1C5E" w:rsidRPr="00355639" w14:paraId="64F21779" w14:textId="77777777" w:rsidTr="004C3696">
        <w:tc>
          <w:tcPr>
            <w:tcW w:w="1843" w:type="dxa"/>
          </w:tcPr>
          <w:p w14:paraId="789CB2FF"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Q4</w:t>
            </w:r>
          </w:p>
        </w:tc>
        <w:tc>
          <w:tcPr>
            <w:tcW w:w="1701" w:type="dxa"/>
          </w:tcPr>
          <w:p w14:paraId="2E8BDF31"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.10 (0.91, 1.34)</w:t>
            </w:r>
          </w:p>
        </w:tc>
        <w:tc>
          <w:tcPr>
            <w:tcW w:w="987" w:type="dxa"/>
          </w:tcPr>
          <w:p w14:paraId="46FE2CB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.335</w:t>
            </w:r>
          </w:p>
        </w:tc>
        <w:tc>
          <w:tcPr>
            <w:tcW w:w="284" w:type="dxa"/>
          </w:tcPr>
          <w:p w14:paraId="200596F6" w14:textId="77777777" w:rsidR="001A1C5E" w:rsidRPr="00355639" w:rsidRDefault="001A1C5E" w:rsidP="004C3696">
            <w:pPr>
              <w:widowControl/>
              <w:jc w:val="left"/>
              <w:rPr>
                <w:rFonts w:ascii="Calibri" w:eastAsia="等线" w:hAnsi="Calibri" w:cs="Times New Roman"/>
              </w:rPr>
            </w:pPr>
          </w:p>
        </w:tc>
        <w:tc>
          <w:tcPr>
            <w:tcW w:w="2182" w:type="dxa"/>
          </w:tcPr>
          <w:p w14:paraId="117D1D3B"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.01 (0.83</w:t>
            </w:r>
            <w:r>
              <w:rPr>
                <w:rFonts w:ascii="Calibri" w:eastAsia="等线" w:hAnsi="Calibri" w:cs="Times New Roman" w:hint="eastAsia"/>
              </w:rPr>
              <w:t>,</w:t>
            </w:r>
            <w:r>
              <w:rPr>
                <w:rFonts w:ascii="Calibri" w:eastAsia="等线" w:hAnsi="Calibri" w:cs="Times New Roman"/>
              </w:rPr>
              <w:t xml:space="preserve"> 1.22)</w:t>
            </w:r>
          </w:p>
        </w:tc>
        <w:tc>
          <w:tcPr>
            <w:tcW w:w="1299" w:type="dxa"/>
          </w:tcPr>
          <w:p w14:paraId="07D72D50"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.931</w:t>
            </w:r>
          </w:p>
        </w:tc>
      </w:tr>
      <w:tr w:rsidR="001A1C5E" w:rsidRPr="00355639" w14:paraId="3B202F6D" w14:textId="77777777" w:rsidTr="004C3696">
        <w:tc>
          <w:tcPr>
            <w:tcW w:w="1843" w:type="dxa"/>
          </w:tcPr>
          <w:p w14:paraId="367B6CC0"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rPr>
              <w:t>Per IQR</w:t>
            </w:r>
          </w:p>
        </w:tc>
        <w:tc>
          <w:tcPr>
            <w:tcW w:w="1701" w:type="dxa"/>
          </w:tcPr>
          <w:p w14:paraId="3807DBE4"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06</w:t>
            </w:r>
            <w:r w:rsidRPr="00355639">
              <w:rPr>
                <w:rFonts w:ascii="Calibri" w:eastAsia="等线" w:hAnsi="Calibri" w:cs="Times New Roman"/>
              </w:rPr>
              <w:t xml:space="preserve"> (</w:t>
            </w:r>
            <w:r>
              <w:rPr>
                <w:rFonts w:ascii="Calibri" w:eastAsia="等线" w:hAnsi="Calibri" w:cs="Times New Roman"/>
              </w:rPr>
              <w:t>1.00</w:t>
            </w:r>
            <w:r w:rsidRPr="00355639">
              <w:rPr>
                <w:rFonts w:ascii="Calibri" w:eastAsia="等线" w:hAnsi="Calibri" w:cs="Times New Roman"/>
              </w:rPr>
              <w:t>, 1.</w:t>
            </w:r>
            <w:r>
              <w:rPr>
                <w:rFonts w:ascii="Calibri" w:eastAsia="等线" w:hAnsi="Calibri" w:cs="Times New Roman"/>
              </w:rPr>
              <w:t>12</w:t>
            </w:r>
            <w:r w:rsidRPr="00355639">
              <w:rPr>
                <w:rFonts w:ascii="Calibri" w:eastAsia="等线" w:hAnsi="Calibri" w:cs="Times New Roman"/>
              </w:rPr>
              <w:t>)</w:t>
            </w:r>
          </w:p>
        </w:tc>
        <w:tc>
          <w:tcPr>
            <w:tcW w:w="987" w:type="dxa"/>
          </w:tcPr>
          <w:p w14:paraId="208B8103"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0.06</w:t>
            </w:r>
            <w:r>
              <w:rPr>
                <w:rFonts w:ascii="Calibri" w:eastAsia="等线" w:hAnsi="Calibri" w:cs="Times New Roman"/>
              </w:rPr>
              <w:t>6</w:t>
            </w:r>
          </w:p>
        </w:tc>
        <w:tc>
          <w:tcPr>
            <w:tcW w:w="284" w:type="dxa"/>
          </w:tcPr>
          <w:p w14:paraId="22E118FF" w14:textId="77777777" w:rsidR="001A1C5E" w:rsidRPr="00355639" w:rsidRDefault="001A1C5E" w:rsidP="004C3696">
            <w:pPr>
              <w:widowControl/>
              <w:jc w:val="left"/>
              <w:rPr>
                <w:rFonts w:ascii="Calibri" w:eastAsia="等线" w:hAnsi="Calibri" w:cs="Times New Roman"/>
              </w:rPr>
            </w:pPr>
          </w:p>
        </w:tc>
        <w:tc>
          <w:tcPr>
            <w:tcW w:w="2182" w:type="dxa"/>
          </w:tcPr>
          <w:p w14:paraId="3088BE5D"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02</w:t>
            </w:r>
            <w:r w:rsidRPr="00355639">
              <w:rPr>
                <w:rFonts w:ascii="Calibri" w:eastAsia="等线" w:hAnsi="Calibri" w:cs="Times New Roman"/>
              </w:rPr>
              <w:t xml:space="preserve"> (0.</w:t>
            </w:r>
            <w:r>
              <w:rPr>
                <w:rFonts w:ascii="Calibri" w:eastAsia="等线" w:hAnsi="Calibri" w:cs="Times New Roman"/>
              </w:rPr>
              <w:t>92</w:t>
            </w:r>
            <w:r w:rsidRPr="00355639">
              <w:rPr>
                <w:rFonts w:ascii="Calibri" w:eastAsia="等线" w:hAnsi="Calibri" w:cs="Times New Roman"/>
              </w:rPr>
              <w:t xml:space="preserve">, </w:t>
            </w:r>
            <w:r>
              <w:rPr>
                <w:rFonts w:ascii="Calibri" w:eastAsia="等线" w:hAnsi="Calibri" w:cs="Times New Roman"/>
              </w:rPr>
              <w:t>1.13</w:t>
            </w:r>
            <w:r w:rsidRPr="00355639">
              <w:rPr>
                <w:rFonts w:ascii="Calibri" w:eastAsia="等线" w:hAnsi="Calibri" w:cs="Times New Roman"/>
              </w:rPr>
              <w:t>)</w:t>
            </w:r>
          </w:p>
        </w:tc>
        <w:tc>
          <w:tcPr>
            <w:tcW w:w="1299" w:type="dxa"/>
          </w:tcPr>
          <w:p w14:paraId="08FBB374"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0.704</w:t>
            </w:r>
          </w:p>
        </w:tc>
      </w:tr>
      <w:tr w:rsidR="001A1C5E" w:rsidRPr="00444D2D" w14:paraId="51C5D411" w14:textId="77777777" w:rsidTr="004C3696">
        <w:tc>
          <w:tcPr>
            <w:tcW w:w="1843" w:type="dxa"/>
          </w:tcPr>
          <w:p w14:paraId="5CC82A9C" w14:textId="77777777" w:rsidR="001A1C5E" w:rsidRPr="00444D2D" w:rsidRDefault="001A1C5E" w:rsidP="004C3696">
            <w:pPr>
              <w:widowControl/>
              <w:jc w:val="left"/>
              <w:rPr>
                <w:rFonts w:ascii="Calibri" w:eastAsia="等线" w:hAnsi="Calibri" w:cs="Times New Roman"/>
                <w:b/>
                <w:bCs/>
              </w:rPr>
            </w:pPr>
            <w:r w:rsidRPr="00444D2D">
              <w:rPr>
                <w:rFonts w:ascii="Calibri" w:eastAsia="等线" w:hAnsi="Calibri" w:cs="Times New Roman"/>
                <w:b/>
                <w:bCs/>
              </w:rPr>
              <w:t>PM</w:t>
            </w:r>
            <w:r w:rsidRPr="00444D2D">
              <w:rPr>
                <w:rFonts w:ascii="Calibri" w:eastAsia="等线" w:hAnsi="Calibri" w:cs="Times New Roman"/>
                <w:b/>
                <w:bCs/>
                <w:vertAlign w:val="subscript"/>
              </w:rPr>
              <w:t>2.5</w:t>
            </w:r>
            <w:r w:rsidRPr="00444D2D">
              <w:rPr>
                <w:rFonts w:ascii="Calibri" w:eastAsia="等线" w:hAnsi="Calibri" w:cs="Times New Roman"/>
                <w:b/>
                <w:bCs/>
              </w:rPr>
              <w:t xml:space="preserve"> absorbance</w:t>
            </w:r>
          </w:p>
        </w:tc>
        <w:tc>
          <w:tcPr>
            <w:tcW w:w="1701" w:type="dxa"/>
          </w:tcPr>
          <w:p w14:paraId="06177D7D" w14:textId="77777777" w:rsidR="001A1C5E" w:rsidRPr="00444D2D" w:rsidRDefault="001A1C5E" w:rsidP="004C3696">
            <w:pPr>
              <w:widowControl/>
              <w:jc w:val="left"/>
              <w:rPr>
                <w:rFonts w:ascii="Calibri" w:eastAsia="等线" w:hAnsi="Calibri" w:cs="Times New Roman"/>
                <w:b/>
                <w:bCs/>
              </w:rPr>
            </w:pPr>
          </w:p>
        </w:tc>
        <w:tc>
          <w:tcPr>
            <w:tcW w:w="987" w:type="dxa"/>
          </w:tcPr>
          <w:p w14:paraId="4E35DD94" w14:textId="77777777" w:rsidR="001A1C5E" w:rsidRPr="00444D2D" w:rsidRDefault="001A1C5E" w:rsidP="004C3696">
            <w:pPr>
              <w:widowControl/>
              <w:jc w:val="left"/>
              <w:rPr>
                <w:rFonts w:ascii="Calibri" w:eastAsia="等线" w:hAnsi="Calibri" w:cs="Times New Roman"/>
                <w:b/>
                <w:bCs/>
              </w:rPr>
            </w:pPr>
          </w:p>
        </w:tc>
        <w:tc>
          <w:tcPr>
            <w:tcW w:w="284" w:type="dxa"/>
          </w:tcPr>
          <w:p w14:paraId="03826750" w14:textId="77777777" w:rsidR="001A1C5E" w:rsidRPr="00444D2D" w:rsidRDefault="001A1C5E" w:rsidP="004C3696">
            <w:pPr>
              <w:widowControl/>
              <w:jc w:val="left"/>
              <w:rPr>
                <w:rFonts w:ascii="Calibri" w:eastAsia="等线" w:hAnsi="Calibri" w:cs="Times New Roman"/>
                <w:b/>
                <w:bCs/>
              </w:rPr>
            </w:pPr>
          </w:p>
        </w:tc>
        <w:tc>
          <w:tcPr>
            <w:tcW w:w="2182" w:type="dxa"/>
          </w:tcPr>
          <w:p w14:paraId="3CC214CC" w14:textId="77777777" w:rsidR="001A1C5E" w:rsidRPr="00444D2D" w:rsidRDefault="001A1C5E" w:rsidP="004C3696">
            <w:pPr>
              <w:widowControl/>
              <w:jc w:val="left"/>
              <w:rPr>
                <w:rFonts w:ascii="Calibri" w:eastAsia="等线" w:hAnsi="Calibri" w:cs="Times New Roman"/>
                <w:b/>
                <w:bCs/>
              </w:rPr>
            </w:pPr>
          </w:p>
        </w:tc>
        <w:tc>
          <w:tcPr>
            <w:tcW w:w="1299" w:type="dxa"/>
          </w:tcPr>
          <w:p w14:paraId="7CA49A71" w14:textId="77777777" w:rsidR="001A1C5E" w:rsidRPr="00444D2D" w:rsidRDefault="001A1C5E" w:rsidP="004C3696">
            <w:pPr>
              <w:widowControl/>
              <w:jc w:val="left"/>
              <w:rPr>
                <w:rFonts w:ascii="Calibri" w:eastAsia="等线" w:hAnsi="Calibri" w:cs="Times New Roman"/>
                <w:b/>
                <w:bCs/>
              </w:rPr>
            </w:pPr>
          </w:p>
        </w:tc>
      </w:tr>
      <w:tr w:rsidR="001A1C5E" w:rsidRPr="00355639" w14:paraId="097C946E" w14:textId="77777777" w:rsidTr="004C3696">
        <w:tc>
          <w:tcPr>
            <w:tcW w:w="1843" w:type="dxa"/>
          </w:tcPr>
          <w:p w14:paraId="2D65631F"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Q1</w:t>
            </w:r>
          </w:p>
        </w:tc>
        <w:tc>
          <w:tcPr>
            <w:tcW w:w="1701" w:type="dxa"/>
          </w:tcPr>
          <w:p w14:paraId="2598790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987" w:type="dxa"/>
          </w:tcPr>
          <w:p w14:paraId="6567B01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c>
          <w:tcPr>
            <w:tcW w:w="284" w:type="dxa"/>
          </w:tcPr>
          <w:p w14:paraId="55DA9B06" w14:textId="77777777" w:rsidR="001A1C5E" w:rsidRPr="00355639" w:rsidRDefault="001A1C5E" w:rsidP="004C3696">
            <w:pPr>
              <w:widowControl/>
              <w:jc w:val="left"/>
              <w:rPr>
                <w:rFonts w:ascii="Calibri" w:eastAsia="等线" w:hAnsi="Calibri" w:cs="Times New Roman"/>
              </w:rPr>
            </w:pPr>
          </w:p>
        </w:tc>
        <w:tc>
          <w:tcPr>
            <w:tcW w:w="2182" w:type="dxa"/>
          </w:tcPr>
          <w:p w14:paraId="3E7A120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1299" w:type="dxa"/>
          </w:tcPr>
          <w:p w14:paraId="6C11FF50"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r>
      <w:tr w:rsidR="001A1C5E" w:rsidRPr="00355639" w14:paraId="44093529" w14:textId="77777777" w:rsidTr="004C3696">
        <w:tc>
          <w:tcPr>
            <w:tcW w:w="1843" w:type="dxa"/>
          </w:tcPr>
          <w:p w14:paraId="0B56F6E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Q2</w:t>
            </w:r>
          </w:p>
        </w:tc>
        <w:tc>
          <w:tcPr>
            <w:tcW w:w="1701" w:type="dxa"/>
          </w:tcPr>
          <w:p w14:paraId="224A1B6A"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.18 (0.99, 1.39)</w:t>
            </w:r>
          </w:p>
        </w:tc>
        <w:tc>
          <w:tcPr>
            <w:tcW w:w="987" w:type="dxa"/>
          </w:tcPr>
          <w:p w14:paraId="100A66C9"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.056</w:t>
            </w:r>
          </w:p>
        </w:tc>
        <w:tc>
          <w:tcPr>
            <w:tcW w:w="284" w:type="dxa"/>
          </w:tcPr>
          <w:p w14:paraId="7A15E61D" w14:textId="77777777" w:rsidR="001A1C5E" w:rsidRPr="00355639" w:rsidRDefault="001A1C5E" w:rsidP="004C3696">
            <w:pPr>
              <w:widowControl/>
              <w:jc w:val="left"/>
              <w:rPr>
                <w:rFonts w:ascii="Calibri" w:eastAsia="等线" w:hAnsi="Calibri" w:cs="Times New Roman"/>
              </w:rPr>
            </w:pPr>
          </w:p>
        </w:tc>
        <w:tc>
          <w:tcPr>
            <w:tcW w:w="2182" w:type="dxa"/>
          </w:tcPr>
          <w:p w14:paraId="3529D01C"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.99 (0.83, 1.17)</w:t>
            </w:r>
          </w:p>
        </w:tc>
        <w:tc>
          <w:tcPr>
            <w:tcW w:w="1299" w:type="dxa"/>
          </w:tcPr>
          <w:p w14:paraId="20219977"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.905</w:t>
            </w:r>
          </w:p>
        </w:tc>
      </w:tr>
      <w:tr w:rsidR="001A1C5E" w:rsidRPr="00355639" w14:paraId="1AFBA15D" w14:textId="77777777" w:rsidTr="004C3696">
        <w:tc>
          <w:tcPr>
            <w:tcW w:w="1843" w:type="dxa"/>
          </w:tcPr>
          <w:p w14:paraId="304931F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Q3</w:t>
            </w:r>
          </w:p>
        </w:tc>
        <w:tc>
          <w:tcPr>
            <w:tcW w:w="1701" w:type="dxa"/>
          </w:tcPr>
          <w:p w14:paraId="030DF8C5"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.23 (1.04, 1.45)</w:t>
            </w:r>
          </w:p>
        </w:tc>
        <w:tc>
          <w:tcPr>
            <w:tcW w:w="987" w:type="dxa"/>
          </w:tcPr>
          <w:p w14:paraId="4A0D479A"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.016</w:t>
            </w:r>
          </w:p>
        </w:tc>
        <w:tc>
          <w:tcPr>
            <w:tcW w:w="284" w:type="dxa"/>
          </w:tcPr>
          <w:p w14:paraId="7A80B4F6" w14:textId="77777777" w:rsidR="001A1C5E" w:rsidRPr="00355639" w:rsidRDefault="001A1C5E" w:rsidP="004C3696">
            <w:pPr>
              <w:widowControl/>
              <w:jc w:val="left"/>
              <w:rPr>
                <w:rFonts w:ascii="Calibri" w:eastAsia="等线" w:hAnsi="Calibri" w:cs="Times New Roman"/>
              </w:rPr>
            </w:pPr>
          </w:p>
        </w:tc>
        <w:tc>
          <w:tcPr>
            <w:tcW w:w="2182" w:type="dxa"/>
          </w:tcPr>
          <w:p w14:paraId="36AB464A"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.12 (0.95, 1.32)</w:t>
            </w:r>
            <w:r>
              <w:rPr>
                <w:rFonts w:ascii="Calibri" w:eastAsia="等线" w:hAnsi="Calibri" w:cs="Times New Roman" w:hint="eastAsia"/>
              </w:rPr>
              <w:t>)</w:t>
            </w:r>
          </w:p>
        </w:tc>
        <w:tc>
          <w:tcPr>
            <w:tcW w:w="1299" w:type="dxa"/>
          </w:tcPr>
          <w:p w14:paraId="63B467B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.186</w:t>
            </w:r>
          </w:p>
        </w:tc>
      </w:tr>
      <w:tr w:rsidR="001A1C5E" w:rsidRPr="00355639" w14:paraId="16953675" w14:textId="77777777" w:rsidTr="004C3696">
        <w:tc>
          <w:tcPr>
            <w:tcW w:w="1843" w:type="dxa"/>
          </w:tcPr>
          <w:p w14:paraId="426A240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Q4</w:t>
            </w:r>
          </w:p>
        </w:tc>
        <w:tc>
          <w:tcPr>
            <w:tcW w:w="1701" w:type="dxa"/>
          </w:tcPr>
          <w:p w14:paraId="7CF4358B"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.51 (1.28, 1.78)</w:t>
            </w:r>
          </w:p>
        </w:tc>
        <w:tc>
          <w:tcPr>
            <w:tcW w:w="987" w:type="dxa"/>
          </w:tcPr>
          <w:p w14:paraId="3FB7070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&lt;</w:t>
            </w:r>
            <w:r>
              <w:rPr>
                <w:rFonts w:ascii="Calibri" w:eastAsia="等线" w:hAnsi="Calibri" w:cs="Times New Roman"/>
              </w:rPr>
              <w:t>0.001</w:t>
            </w:r>
          </w:p>
        </w:tc>
        <w:tc>
          <w:tcPr>
            <w:tcW w:w="284" w:type="dxa"/>
          </w:tcPr>
          <w:p w14:paraId="6B94DF1F" w14:textId="77777777" w:rsidR="001A1C5E" w:rsidRPr="00355639" w:rsidRDefault="001A1C5E" w:rsidP="004C3696">
            <w:pPr>
              <w:widowControl/>
              <w:jc w:val="left"/>
              <w:rPr>
                <w:rFonts w:ascii="Calibri" w:eastAsia="等线" w:hAnsi="Calibri" w:cs="Times New Roman"/>
              </w:rPr>
            </w:pPr>
          </w:p>
        </w:tc>
        <w:tc>
          <w:tcPr>
            <w:tcW w:w="2182" w:type="dxa"/>
          </w:tcPr>
          <w:p w14:paraId="49408AB8"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.37 (1.16, 1.61)</w:t>
            </w:r>
          </w:p>
        </w:tc>
        <w:tc>
          <w:tcPr>
            <w:tcW w:w="1299" w:type="dxa"/>
          </w:tcPr>
          <w:p w14:paraId="4C168265"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&lt;</w:t>
            </w:r>
            <w:r>
              <w:rPr>
                <w:rFonts w:ascii="Calibri" w:eastAsia="等线" w:hAnsi="Calibri" w:cs="Times New Roman"/>
              </w:rPr>
              <w:t>0.001</w:t>
            </w:r>
          </w:p>
        </w:tc>
      </w:tr>
      <w:tr w:rsidR="001A1C5E" w:rsidRPr="00355639" w14:paraId="00F1F1A5" w14:textId="77777777" w:rsidTr="004C3696">
        <w:tc>
          <w:tcPr>
            <w:tcW w:w="1843" w:type="dxa"/>
          </w:tcPr>
          <w:p w14:paraId="7556F13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rPr>
              <w:t>Per IQR</w:t>
            </w:r>
          </w:p>
        </w:tc>
        <w:tc>
          <w:tcPr>
            <w:tcW w:w="1701" w:type="dxa"/>
          </w:tcPr>
          <w:p w14:paraId="23705BC4"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19</w:t>
            </w:r>
            <w:r w:rsidRPr="00355639">
              <w:rPr>
                <w:rFonts w:ascii="Calibri" w:eastAsia="等线" w:hAnsi="Calibri" w:cs="Times New Roman"/>
              </w:rPr>
              <w:t xml:space="preserve"> (1</w:t>
            </w:r>
            <w:r>
              <w:rPr>
                <w:rFonts w:ascii="Calibri" w:eastAsia="等线" w:hAnsi="Calibri" w:cs="Times New Roman"/>
              </w:rPr>
              <w:t>.10</w:t>
            </w:r>
            <w:r w:rsidRPr="00355639">
              <w:rPr>
                <w:rFonts w:ascii="Calibri" w:eastAsia="等线" w:hAnsi="Calibri" w:cs="Times New Roman"/>
              </w:rPr>
              <w:t xml:space="preserve">, </w:t>
            </w:r>
            <w:r>
              <w:rPr>
                <w:rFonts w:ascii="Calibri" w:eastAsia="等线" w:hAnsi="Calibri" w:cs="Times New Roman"/>
              </w:rPr>
              <w:t>1.28)</w:t>
            </w:r>
          </w:p>
        </w:tc>
        <w:tc>
          <w:tcPr>
            <w:tcW w:w="987" w:type="dxa"/>
          </w:tcPr>
          <w:p w14:paraId="287D3C0E"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&lt;0.001</w:t>
            </w:r>
          </w:p>
        </w:tc>
        <w:tc>
          <w:tcPr>
            <w:tcW w:w="284" w:type="dxa"/>
          </w:tcPr>
          <w:p w14:paraId="6775B45C" w14:textId="77777777" w:rsidR="001A1C5E" w:rsidRPr="00355639" w:rsidRDefault="001A1C5E" w:rsidP="004C3696">
            <w:pPr>
              <w:widowControl/>
              <w:jc w:val="left"/>
              <w:rPr>
                <w:rFonts w:ascii="Calibri" w:eastAsia="等线" w:hAnsi="Calibri" w:cs="Times New Roman"/>
              </w:rPr>
            </w:pPr>
          </w:p>
        </w:tc>
        <w:tc>
          <w:tcPr>
            <w:tcW w:w="2182" w:type="dxa"/>
          </w:tcPr>
          <w:p w14:paraId="29950E02"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14</w:t>
            </w:r>
            <w:r w:rsidRPr="00355639">
              <w:rPr>
                <w:rFonts w:ascii="Calibri" w:eastAsia="等线" w:hAnsi="Calibri" w:cs="Times New Roman"/>
              </w:rPr>
              <w:t xml:space="preserve"> (1.</w:t>
            </w:r>
            <w:r>
              <w:rPr>
                <w:rFonts w:ascii="Calibri" w:eastAsia="等线" w:hAnsi="Calibri" w:cs="Times New Roman"/>
              </w:rPr>
              <w:t>04</w:t>
            </w:r>
            <w:r w:rsidRPr="00355639">
              <w:rPr>
                <w:rFonts w:ascii="Calibri" w:eastAsia="等线" w:hAnsi="Calibri" w:cs="Times New Roman"/>
              </w:rPr>
              <w:t xml:space="preserve">, </w:t>
            </w:r>
            <w:r>
              <w:rPr>
                <w:rFonts w:ascii="Calibri" w:eastAsia="等线" w:hAnsi="Calibri" w:cs="Times New Roman"/>
              </w:rPr>
              <w:t>1.26</w:t>
            </w:r>
            <w:r w:rsidRPr="00355639">
              <w:rPr>
                <w:rFonts w:ascii="Calibri" w:eastAsia="等线" w:hAnsi="Calibri" w:cs="Times New Roman"/>
              </w:rPr>
              <w:t>)</w:t>
            </w:r>
          </w:p>
        </w:tc>
        <w:tc>
          <w:tcPr>
            <w:tcW w:w="1299" w:type="dxa"/>
          </w:tcPr>
          <w:p w14:paraId="56471B5F"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0.007</w:t>
            </w:r>
          </w:p>
        </w:tc>
      </w:tr>
      <w:tr w:rsidR="001A1C5E" w:rsidRPr="00444D2D" w14:paraId="36BA42A3" w14:textId="77777777" w:rsidTr="004C3696">
        <w:tc>
          <w:tcPr>
            <w:tcW w:w="1843" w:type="dxa"/>
          </w:tcPr>
          <w:p w14:paraId="5CCFEA28" w14:textId="77777777" w:rsidR="001A1C5E" w:rsidRPr="00444D2D" w:rsidRDefault="001A1C5E" w:rsidP="004C3696">
            <w:pPr>
              <w:widowControl/>
              <w:jc w:val="left"/>
              <w:rPr>
                <w:rFonts w:ascii="Calibri" w:eastAsia="等线" w:hAnsi="Calibri" w:cs="Times New Roman"/>
                <w:b/>
                <w:bCs/>
              </w:rPr>
            </w:pPr>
            <w:r w:rsidRPr="00444D2D">
              <w:rPr>
                <w:rFonts w:ascii="Calibri" w:eastAsia="等线" w:hAnsi="Calibri" w:cs="Times New Roman"/>
                <w:b/>
                <w:bCs/>
              </w:rPr>
              <w:t>NO</w:t>
            </w:r>
            <w:r w:rsidRPr="00444D2D">
              <w:rPr>
                <w:rFonts w:ascii="Calibri" w:eastAsia="等线" w:hAnsi="Calibri" w:cs="Times New Roman"/>
                <w:b/>
                <w:bCs/>
                <w:vertAlign w:val="subscript"/>
              </w:rPr>
              <w:t>2</w:t>
            </w:r>
          </w:p>
        </w:tc>
        <w:tc>
          <w:tcPr>
            <w:tcW w:w="1701" w:type="dxa"/>
          </w:tcPr>
          <w:p w14:paraId="2F56E89C" w14:textId="77777777" w:rsidR="001A1C5E" w:rsidRPr="00444D2D" w:rsidRDefault="001A1C5E" w:rsidP="004C3696">
            <w:pPr>
              <w:widowControl/>
              <w:jc w:val="left"/>
              <w:rPr>
                <w:rFonts w:ascii="Calibri" w:eastAsia="等线" w:hAnsi="Calibri" w:cs="Times New Roman"/>
                <w:b/>
                <w:bCs/>
              </w:rPr>
            </w:pPr>
          </w:p>
        </w:tc>
        <w:tc>
          <w:tcPr>
            <w:tcW w:w="987" w:type="dxa"/>
          </w:tcPr>
          <w:p w14:paraId="34267314" w14:textId="77777777" w:rsidR="001A1C5E" w:rsidRPr="00444D2D" w:rsidRDefault="001A1C5E" w:rsidP="004C3696">
            <w:pPr>
              <w:widowControl/>
              <w:jc w:val="left"/>
              <w:rPr>
                <w:rFonts w:ascii="Calibri" w:eastAsia="等线" w:hAnsi="Calibri" w:cs="Times New Roman"/>
                <w:b/>
                <w:bCs/>
              </w:rPr>
            </w:pPr>
          </w:p>
        </w:tc>
        <w:tc>
          <w:tcPr>
            <w:tcW w:w="284" w:type="dxa"/>
          </w:tcPr>
          <w:p w14:paraId="421987E7" w14:textId="77777777" w:rsidR="001A1C5E" w:rsidRPr="00444D2D" w:rsidRDefault="001A1C5E" w:rsidP="004C3696">
            <w:pPr>
              <w:widowControl/>
              <w:jc w:val="left"/>
              <w:rPr>
                <w:rFonts w:ascii="Calibri" w:eastAsia="等线" w:hAnsi="Calibri" w:cs="Times New Roman"/>
                <w:b/>
                <w:bCs/>
              </w:rPr>
            </w:pPr>
          </w:p>
        </w:tc>
        <w:tc>
          <w:tcPr>
            <w:tcW w:w="2182" w:type="dxa"/>
          </w:tcPr>
          <w:p w14:paraId="687F8740" w14:textId="77777777" w:rsidR="001A1C5E" w:rsidRPr="00444D2D" w:rsidRDefault="001A1C5E" w:rsidP="004C3696">
            <w:pPr>
              <w:widowControl/>
              <w:jc w:val="left"/>
              <w:rPr>
                <w:rFonts w:ascii="Calibri" w:eastAsia="等线" w:hAnsi="Calibri" w:cs="Times New Roman"/>
                <w:b/>
                <w:bCs/>
              </w:rPr>
            </w:pPr>
          </w:p>
        </w:tc>
        <w:tc>
          <w:tcPr>
            <w:tcW w:w="1299" w:type="dxa"/>
          </w:tcPr>
          <w:p w14:paraId="7F749663" w14:textId="77777777" w:rsidR="001A1C5E" w:rsidRPr="00444D2D" w:rsidRDefault="001A1C5E" w:rsidP="004C3696">
            <w:pPr>
              <w:widowControl/>
              <w:jc w:val="left"/>
              <w:rPr>
                <w:rFonts w:ascii="Calibri" w:eastAsia="等线" w:hAnsi="Calibri" w:cs="Times New Roman"/>
                <w:b/>
                <w:bCs/>
              </w:rPr>
            </w:pPr>
          </w:p>
        </w:tc>
      </w:tr>
      <w:tr w:rsidR="001A1C5E" w:rsidRPr="00355639" w14:paraId="2E730A15" w14:textId="77777777" w:rsidTr="004C3696">
        <w:tc>
          <w:tcPr>
            <w:tcW w:w="1843" w:type="dxa"/>
          </w:tcPr>
          <w:p w14:paraId="229B25A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Q1</w:t>
            </w:r>
          </w:p>
        </w:tc>
        <w:tc>
          <w:tcPr>
            <w:tcW w:w="1701" w:type="dxa"/>
          </w:tcPr>
          <w:p w14:paraId="34FF7718"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987" w:type="dxa"/>
          </w:tcPr>
          <w:p w14:paraId="478892E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c>
          <w:tcPr>
            <w:tcW w:w="284" w:type="dxa"/>
          </w:tcPr>
          <w:p w14:paraId="5D77C6A9" w14:textId="77777777" w:rsidR="001A1C5E" w:rsidRPr="00355639" w:rsidRDefault="001A1C5E" w:rsidP="004C3696">
            <w:pPr>
              <w:widowControl/>
              <w:jc w:val="left"/>
              <w:rPr>
                <w:rFonts w:ascii="Calibri" w:eastAsia="等线" w:hAnsi="Calibri" w:cs="Times New Roman"/>
              </w:rPr>
            </w:pPr>
          </w:p>
        </w:tc>
        <w:tc>
          <w:tcPr>
            <w:tcW w:w="2182" w:type="dxa"/>
          </w:tcPr>
          <w:p w14:paraId="570D241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1299" w:type="dxa"/>
          </w:tcPr>
          <w:p w14:paraId="2E2DCF3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r>
      <w:tr w:rsidR="001A1C5E" w:rsidRPr="00355639" w14:paraId="73948111" w14:textId="77777777" w:rsidTr="004C3696">
        <w:tc>
          <w:tcPr>
            <w:tcW w:w="1843" w:type="dxa"/>
          </w:tcPr>
          <w:p w14:paraId="0E569BB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Q2</w:t>
            </w:r>
          </w:p>
        </w:tc>
        <w:tc>
          <w:tcPr>
            <w:tcW w:w="1701" w:type="dxa"/>
          </w:tcPr>
          <w:p w14:paraId="2B9FF43A"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.09 (0.92, 1.29)</w:t>
            </w:r>
          </w:p>
        </w:tc>
        <w:tc>
          <w:tcPr>
            <w:tcW w:w="987" w:type="dxa"/>
          </w:tcPr>
          <w:p w14:paraId="3269128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.305</w:t>
            </w:r>
          </w:p>
        </w:tc>
        <w:tc>
          <w:tcPr>
            <w:tcW w:w="284" w:type="dxa"/>
          </w:tcPr>
          <w:p w14:paraId="03F80356" w14:textId="77777777" w:rsidR="001A1C5E" w:rsidRPr="00355639" w:rsidRDefault="001A1C5E" w:rsidP="004C3696">
            <w:pPr>
              <w:widowControl/>
              <w:jc w:val="left"/>
              <w:rPr>
                <w:rFonts w:ascii="Calibri" w:eastAsia="等线" w:hAnsi="Calibri" w:cs="Times New Roman"/>
              </w:rPr>
            </w:pPr>
          </w:p>
        </w:tc>
        <w:tc>
          <w:tcPr>
            <w:tcW w:w="2182" w:type="dxa"/>
          </w:tcPr>
          <w:p w14:paraId="5CA4A241"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.12 (0.95, 1.32)</w:t>
            </w:r>
          </w:p>
        </w:tc>
        <w:tc>
          <w:tcPr>
            <w:tcW w:w="1299" w:type="dxa"/>
          </w:tcPr>
          <w:p w14:paraId="32F1714E"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.184</w:t>
            </w:r>
          </w:p>
        </w:tc>
      </w:tr>
      <w:tr w:rsidR="001A1C5E" w:rsidRPr="00355639" w14:paraId="449D75B0" w14:textId="77777777" w:rsidTr="004C3696">
        <w:tc>
          <w:tcPr>
            <w:tcW w:w="1843" w:type="dxa"/>
          </w:tcPr>
          <w:p w14:paraId="2328712C"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Q3</w:t>
            </w:r>
          </w:p>
        </w:tc>
        <w:tc>
          <w:tcPr>
            <w:tcW w:w="1701" w:type="dxa"/>
          </w:tcPr>
          <w:p w14:paraId="618A7289"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.25 (1.06, 1.48)</w:t>
            </w:r>
          </w:p>
        </w:tc>
        <w:tc>
          <w:tcPr>
            <w:tcW w:w="987" w:type="dxa"/>
          </w:tcPr>
          <w:p w14:paraId="1758CB89"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.008</w:t>
            </w:r>
          </w:p>
        </w:tc>
        <w:tc>
          <w:tcPr>
            <w:tcW w:w="284" w:type="dxa"/>
          </w:tcPr>
          <w:p w14:paraId="44851179" w14:textId="77777777" w:rsidR="001A1C5E" w:rsidRPr="00355639" w:rsidRDefault="001A1C5E" w:rsidP="004C3696">
            <w:pPr>
              <w:widowControl/>
              <w:jc w:val="left"/>
              <w:rPr>
                <w:rFonts w:ascii="Calibri" w:eastAsia="等线" w:hAnsi="Calibri" w:cs="Times New Roman"/>
              </w:rPr>
            </w:pPr>
          </w:p>
        </w:tc>
        <w:tc>
          <w:tcPr>
            <w:tcW w:w="2182" w:type="dxa"/>
          </w:tcPr>
          <w:p w14:paraId="3FFC2C78"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.24 (1.05, 1.46)</w:t>
            </w:r>
          </w:p>
        </w:tc>
        <w:tc>
          <w:tcPr>
            <w:tcW w:w="1299" w:type="dxa"/>
          </w:tcPr>
          <w:p w14:paraId="4842C57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.013</w:t>
            </w:r>
          </w:p>
        </w:tc>
      </w:tr>
      <w:tr w:rsidR="001A1C5E" w:rsidRPr="00355639" w14:paraId="474D8395" w14:textId="77777777" w:rsidTr="004C3696">
        <w:tc>
          <w:tcPr>
            <w:tcW w:w="1843" w:type="dxa"/>
          </w:tcPr>
          <w:p w14:paraId="67B8C185"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Q4</w:t>
            </w:r>
          </w:p>
        </w:tc>
        <w:tc>
          <w:tcPr>
            <w:tcW w:w="1701" w:type="dxa"/>
          </w:tcPr>
          <w:p w14:paraId="35E4EA5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.47 (1.25, 1.73)</w:t>
            </w:r>
          </w:p>
        </w:tc>
        <w:tc>
          <w:tcPr>
            <w:tcW w:w="987" w:type="dxa"/>
          </w:tcPr>
          <w:p w14:paraId="29FE5848"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&lt;</w:t>
            </w:r>
            <w:r>
              <w:rPr>
                <w:rFonts w:ascii="Calibri" w:eastAsia="等线" w:hAnsi="Calibri" w:cs="Times New Roman"/>
              </w:rPr>
              <w:t>0.001</w:t>
            </w:r>
          </w:p>
        </w:tc>
        <w:tc>
          <w:tcPr>
            <w:tcW w:w="284" w:type="dxa"/>
          </w:tcPr>
          <w:p w14:paraId="1D8D8BBD" w14:textId="77777777" w:rsidR="001A1C5E" w:rsidRPr="00355639" w:rsidRDefault="001A1C5E" w:rsidP="004C3696">
            <w:pPr>
              <w:widowControl/>
              <w:jc w:val="left"/>
              <w:rPr>
                <w:rFonts w:ascii="Calibri" w:eastAsia="等线" w:hAnsi="Calibri" w:cs="Times New Roman"/>
              </w:rPr>
            </w:pPr>
          </w:p>
        </w:tc>
        <w:tc>
          <w:tcPr>
            <w:tcW w:w="2182" w:type="dxa"/>
          </w:tcPr>
          <w:p w14:paraId="5A36935F"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.47 (1.24, 1.73)</w:t>
            </w:r>
          </w:p>
        </w:tc>
        <w:tc>
          <w:tcPr>
            <w:tcW w:w="1299" w:type="dxa"/>
          </w:tcPr>
          <w:p w14:paraId="7AC088D0"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&lt;</w:t>
            </w:r>
            <w:r>
              <w:rPr>
                <w:rFonts w:ascii="Calibri" w:eastAsia="等线" w:hAnsi="Calibri" w:cs="Times New Roman"/>
              </w:rPr>
              <w:t>0.001</w:t>
            </w:r>
          </w:p>
        </w:tc>
      </w:tr>
      <w:tr w:rsidR="001A1C5E" w:rsidRPr="00355639" w14:paraId="0FC1A167" w14:textId="77777777" w:rsidTr="004C3696">
        <w:tc>
          <w:tcPr>
            <w:tcW w:w="1843" w:type="dxa"/>
          </w:tcPr>
          <w:p w14:paraId="03BDB3E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rPr>
              <w:t>Per IQR</w:t>
            </w:r>
          </w:p>
        </w:tc>
        <w:tc>
          <w:tcPr>
            <w:tcW w:w="1701" w:type="dxa"/>
          </w:tcPr>
          <w:p w14:paraId="1FAACD41"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 xml:space="preserve">25 </w:t>
            </w:r>
            <w:r w:rsidRPr="00355639">
              <w:rPr>
                <w:rFonts w:ascii="Calibri" w:eastAsia="等线" w:hAnsi="Calibri" w:cs="Times New Roman"/>
              </w:rPr>
              <w:t>(1.</w:t>
            </w:r>
            <w:r>
              <w:rPr>
                <w:rFonts w:ascii="Calibri" w:eastAsia="等线" w:hAnsi="Calibri" w:cs="Times New Roman"/>
              </w:rPr>
              <w:t>15, 1.34)</w:t>
            </w:r>
          </w:p>
        </w:tc>
        <w:tc>
          <w:tcPr>
            <w:tcW w:w="987" w:type="dxa"/>
          </w:tcPr>
          <w:p w14:paraId="7690FC85"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&lt;0.001</w:t>
            </w:r>
          </w:p>
        </w:tc>
        <w:tc>
          <w:tcPr>
            <w:tcW w:w="284" w:type="dxa"/>
          </w:tcPr>
          <w:p w14:paraId="33346637" w14:textId="77777777" w:rsidR="001A1C5E" w:rsidRPr="00355639" w:rsidRDefault="001A1C5E" w:rsidP="004C3696">
            <w:pPr>
              <w:widowControl/>
              <w:jc w:val="left"/>
              <w:rPr>
                <w:rFonts w:ascii="Calibri" w:eastAsia="等线" w:hAnsi="Calibri" w:cs="Times New Roman"/>
              </w:rPr>
            </w:pPr>
          </w:p>
        </w:tc>
        <w:tc>
          <w:tcPr>
            <w:tcW w:w="2182" w:type="dxa"/>
          </w:tcPr>
          <w:p w14:paraId="7C421508"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26</w:t>
            </w:r>
            <w:r w:rsidRPr="00355639">
              <w:rPr>
                <w:rFonts w:ascii="Calibri" w:eastAsia="等线" w:hAnsi="Calibri" w:cs="Times New Roman"/>
              </w:rPr>
              <w:t xml:space="preserve"> (1.</w:t>
            </w:r>
            <w:r>
              <w:rPr>
                <w:rFonts w:ascii="Calibri" w:eastAsia="等线" w:hAnsi="Calibri" w:cs="Times New Roman"/>
              </w:rPr>
              <w:t>16</w:t>
            </w:r>
            <w:r w:rsidRPr="00355639">
              <w:rPr>
                <w:rFonts w:ascii="Calibri" w:eastAsia="等线" w:hAnsi="Calibri" w:cs="Times New Roman"/>
              </w:rPr>
              <w:t>, 1.</w:t>
            </w:r>
            <w:r>
              <w:rPr>
                <w:rFonts w:ascii="Calibri" w:eastAsia="等线" w:hAnsi="Calibri" w:cs="Times New Roman"/>
              </w:rPr>
              <w:t>36</w:t>
            </w:r>
            <w:r w:rsidRPr="00355639">
              <w:rPr>
                <w:rFonts w:ascii="Calibri" w:eastAsia="等线" w:hAnsi="Calibri" w:cs="Times New Roman"/>
              </w:rPr>
              <w:t>)</w:t>
            </w:r>
          </w:p>
        </w:tc>
        <w:tc>
          <w:tcPr>
            <w:tcW w:w="1299" w:type="dxa"/>
          </w:tcPr>
          <w:p w14:paraId="0E2DD7EF"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&lt;0.001</w:t>
            </w:r>
          </w:p>
        </w:tc>
      </w:tr>
      <w:tr w:rsidR="001A1C5E" w:rsidRPr="00444D2D" w14:paraId="1631EB92" w14:textId="77777777" w:rsidTr="004C3696">
        <w:tc>
          <w:tcPr>
            <w:tcW w:w="1843" w:type="dxa"/>
          </w:tcPr>
          <w:p w14:paraId="12599B07" w14:textId="77777777" w:rsidR="001A1C5E" w:rsidRPr="00444D2D" w:rsidRDefault="001A1C5E" w:rsidP="004C3696">
            <w:pPr>
              <w:widowControl/>
              <w:jc w:val="left"/>
              <w:rPr>
                <w:rFonts w:ascii="Calibri" w:eastAsia="等线" w:hAnsi="Calibri" w:cs="Times New Roman"/>
                <w:b/>
                <w:bCs/>
              </w:rPr>
            </w:pPr>
            <w:r w:rsidRPr="00444D2D">
              <w:rPr>
                <w:rFonts w:ascii="Calibri" w:eastAsia="等线" w:hAnsi="Calibri" w:cs="Times New Roman"/>
                <w:b/>
                <w:bCs/>
              </w:rPr>
              <w:t>NO</w:t>
            </w:r>
            <w:r w:rsidRPr="00444D2D">
              <w:rPr>
                <w:rFonts w:ascii="Calibri" w:eastAsia="等线" w:hAnsi="Calibri" w:cs="Times New Roman"/>
                <w:b/>
                <w:bCs/>
                <w:vertAlign w:val="subscript"/>
              </w:rPr>
              <w:t>x</w:t>
            </w:r>
          </w:p>
        </w:tc>
        <w:tc>
          <w:tcPr>
            <w:tcW w:w="1701" w:type="dxa"/>
          </w:tcPr>
          <w:p w14:paraId="129D0E46" w14:textId="77777777" w:rsidR="001A1C5E" w:rsidRPr="00444D2D" w:rsidRDefault="001A1C5E" w:rsidP="004C3696">
            <w:pPr>
              <w:widowControl/>
              <w:jc w:val="left"/>
              <w:rPr>
                <w:rFonts w:ascii="Calibri" w:eastAsia="等线" w:hAnsi="Calibri" w:cs="Times New Roman"/>
                <w:b/>
                <w:bCs/>
              </w:rPr>
            </w:pPr>
          </w:p>
        </w:tc>
        <w:tc>
          <w:tcPr>
            <w:tcW w:w="987" w:type="dxa"/>
          </w:tcPr>
          <w:p w14:paraId="2E3945C8" w14:textId="77777777" w:rsidR="001A1C5E" w:rsidRPr="00444D2D" w:rsidRDefault="001A1C5E" w:rsidP="004C3696">
            <w:pPr>
              <w:widowControl/>
              <w:jc w:val="left"/>
              <w:rPr>
                <w:rFonts w:ascii="Calibri" w:eastAsia="等线" w:hAnsi="Calibri" w:cs="Times New Roman"/>
                <w:b/>
                <w:bCs/>
              </w:rPr>
            </w:pPr>
          </w:p>
        </w:tc>
        <w:tc>
          <w:tcPr>
            <w:tcW w:w="284" w:type="dxa"/>
          </w:tcPr>
          <w:p w14:paraId="6636E5E4" w14:textId="77777777" w:rsidR="001A1C5E" w:rsidRPr="00444D2D" w:rsidRDefault="001A1C5E" w:rsidP="004C3696">
            <w:pPr>
              <w:widowControl/>
              <w:jc w:val="left"/>
              <w:rPr>
                <w:rFonts w:ascii="Calibri" w:eastAsia="等线" w:hAnsi="Calibri" w:cs="Times New Roman"/>
                <w:b/>
                <w:bCs/>
              </w:rPr>
            </w:pPr>
          </w:p>
        </w:tc>
        <w:tc>
          <w:tcPr>
            <w:tcW w:w="2182" w:type="dxa"/>
          </w:tcPr>
          <w:p w14:paraId="631E4CAB" w14:textId="77777777" w:rsidR="001A1C5E" w:rsidRPr="00444D2D" w:rsidRDefault="001A1C5E" w:rsidP="004C3696">
            <w:pPr>
              <w:widowControl/>
              <w:jc w:val="left"/>
              <w:rPr>
                <w:rFonts w:ascii="Calibri" w:eastAsia="等线" w:hAnsi="Calibri" w:cs="Times New Roman"/>
                <w:b/>
                <w:bCs/>
              </w:rPr>
            </w:pPr>
          </w:p>
        </w:tc>
        <w:tc>
          <w:tcPr>
            <w:tcW w:w="1299" w:type="dxa"/>
            <w:vAlign w:val="center"/>
          </w:tcPr>
          <w:p w14:paraId="1C702B18" w14:textId="77777777" w:rsidR="001A1C5E" w:rsidRPr="00444D2D" w:rsidRDefault="001A1C5E" w:rsidP="004C3696">
            <w:pPr>
              <w:widowControl/>
              <w:jc w:val="left"/>
              <w:rPr>
                <w:rFonts w:ascii="Calibri" w:eastAsia="等线" w:hAnsi="Calibri" w:cs="Times New Roman"/>
                <w:b/>
                <w:bCs/>
              </w:rPr>
            </w:pPr>
          </w:p>
        </w:tc>
      </w:tr>
      <w:tr w:rsidR="001A1C5E" w:rsidRPr="00355639" w14:paraId="25EB4720" w14:textId="77777777" w:rsidTr="004C3696">
        <w:tc>
          <w:tcPr>
            <w:tcW w:w="1843" w:type="dxa"/>
          </w:tcPr>
          <w:p w14:paraId="14270E31"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Q1</w:t>
            </w:r>
          </w:p>
        </w:tc>
        <w:tc>
          <w:tcPr>
            <w:tcW w:w="1701" w:type="dxa"/>
          </w:tcPr>
          <w:p w14:paraId="3958329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987" w:type="dxa"/>
          </w:tcPr>
          <w:p w14:paraId="07997498"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c>
          <w:tcPr>
            <w:tcW w:w="284" w:type="dxa"/>
          </w:tcPr>
          <w:p w14:paraId="251AA55D" w14:textId="77777777" w:rsidR="001A1C5E" w:rsidRPr="00355639" w:rsidRDefault="001A1C5E" w:rsidP="004C3696">
            <w:pPr>
              <w:widowControl/>
              <w:jc w:val="left"/>
              <w:rPr>
                <w:rFonts w:ascii="Calibri" w:eastAsia="等线" w:hAnsi="Calibri" w:cs="Times New Roman"/>
              </w:rPr>
            </w:pPr>
          </w:p>
        </w:tc>
        <w:tc>
          <w:tcPr>
            <w:tcW w:w="2182" w:type="dxa"/>
          </w:tcPr>
          <w:p w14:paraId="0A46B8D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1299" w:type="dxa"/>
            <w:vAlign w:val="center"/>
          </w:tcPr>
          <w:p w14:paraId="562D60E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r>
      <w:tr w:rsidR="001A1C5E" w:rsidRPr="00355639" w14:paraId="7A0D260E" w14:textId="77777777" w:rsidTr="004C3696">
        <w:tc>
          <w:tcPr>
            <w:tcW w:w="1843" w:type="dxa"/>
          </w:tcPr>
          <w:p w14:paraId="4E145BDC"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Q2</w:t>
            </w:r>
          </w:p>
        </w:tc>
        <w:tc>
          <w:tcPr>
            <w:tcW w:w="1701" w:type="dxa"/>
          </w:tcPr>
          <w:p w14:paraId="7E14DA77"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.07 (0.91, 1.27)</w:t>
            </w:r>
          </w:p>
        </w:tc>
        <w:tc>
          <w:tcPr>
            <w:tcW w:w="987" w:type="dxa"/>
          </w:tcPr>
          <w:p w14:paraId="010DF561"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.410</w:t>
            </w:r>
          </w:p>
        </w:tc>
        <w:tc>
          <w:tcPr>
            <w:tcW w:w="284" w:type="dxa"/>
          </w:tcPr>
          <w:p w14:paraId="0F8B3E51" w14:textId="77777777" w:rsidR="001A1C5E" w:rsidRPr="00355639" w:rsidRDefault="001A1C5E" w:rsidP="004C3696">
            <w:pPr>
              <w:widowControl/>
              <w:jc w:val="left"/>
              <w:rPr>
                <w:rFonts w:ascii="Calibri" w:eastAsia="等线" w:hAnsi="Calibri" w:cs="Times New Roman"/>
              </w:rPr>
            </w:pPr>
          </w:p>
        </w:tc>
        <w:tc>
          <w:tcPr>
            <w:tcW w:w="2182" w:type="dxa"/>
          </w:tcPr>
          <w:p w14:paraId="6BE2661E"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.06 (0.90, 1.25)</w:t>
            </w:r>
          </w:p>
        </w:tc>
        <w:tc>
          <w:tcPr>
            <w:tcW w:w="1299" w:type="dxa"/>
            <w:vAlign w:val="center"/>
          </w:tcPr>
          <w:p w14:paraId="6774772F"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.504</w:t>
            </w:r>
          </w:p>
        </w:tc>
      </w:tr>
      <w:tr w:rsidR="001A1C5E" w:rsidRPr="00355639" w14:paraId="63E2654B" w14:textId="77777777" w:rsidTr="004C3696">
        <w:tc>
          <w:tcPr>
            <w:tcW w:w="1843" w:type="dxa"/>
          </w:tcPr>
          <w:p w14:paraId="6579DB1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Q3</w:t>
            </w:r>
          </w:p>
        </w:tc>
        <w:tc>
          <w:tcPr>
            <w:tcW w:w="1701" w:type="dxa"/>
          </w:tcPr>
          <w:p w14:paraId="0ED648A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.26 (1.07, 1.48)</w:t>
            </w:r>
          </w:p>
        </w:tc>
        <w:tc>
          <w:tcPr>
            <w:tcW w:w="987" w:type="dxa"/>
          </w:tcPr>
          <w:p w14:paraId="4DAD5BCC"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.007</w:t>
            </w:r>
          </w:p>
        </w:tc>
        <w:tc>
          <w:tcPr>
            <w:tcW w:w="284" w:type="dxa"/>
          </w:tcPr>
          <w:p w14:paraId="0EA77EFF" w14:textId="77777777" w:rsidR="001A1C5E" w:rsidRPr="00355639" w:rsidRDefault="001A1C5E" w:rsidP="004C3696">
            <w:pPr>
              <w:widowControl/>
              <w:jc w:val="left"/>
              <w:rPr>
                <w:rFonts w:ascii="Calibri" w:eastAsia="等线" w:hAnsi="Calibri" w:cs="Times New Roman"/>
              </w:rPr>
            </w:pPr>
          </w:p>
        </w:tc>
        <w:tc>
          <w:tcPr>
            <w:tcW w:w="2182" w:type="dxa"/>
          </w:tcPr>
          <w:p w14:paraId="4ABFC6F7"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.14 (0.96, 1.35)</w:t>
            </w:r>
          </w:p>
        </w:tc>
        <w:tc>
          <w:tcPr>
            <w:tcW w:w="1299" w:type="dxa"/>
            <w:vAlign w:val="center"/>
          </w:tcPr>
          <w:p w14:paraId="3A40D2C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.125</w:t>
            </w:r>
          </w:p>
        </w:tc>
      </w:tr>
      <w:tr w:rsidR="001A1C5E" w:rsidRPr="00355639" w14:paraId="567837C7" w14:textId="77777777" w:rsidTr="004C3696">
        <w:tc>
          <w:tcPr>
            <w:tcW w:w="1843" w:type="dxa"/>
          </w:tcPr>
          <w:p w14:paraId="7F54E20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Q4</w:t>
            </w:r>
          </w:p>
        </w:tc>
        <w:tc>
          <w:tcPr>
            <w:tcW w:w="1701" w:type="dxa"/>
          </w:tcPr>
          <w:p w14:paraId="766F58EA"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.46 (1.24, 1.72)</w:t>
            </w:r>
          </w:p>
        </w:tc>
        <w:tc>
          <w:tcPr>
            <w:tcW w:w="987" w:type="dxa"/>
          </w:tcPr>
          <w:p w14:paraId="28B3025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rPr>
              <w:t>&lt;0.001</w:t>
            </w:r>
          </w:p>
        </w:tc>
        <w:tc>
          <w:tcPr>
            <w:tcW w:w="284" w:type="dxa"/>
          </w:tcPr>
          <w:p w14:paraId="766CBA42" w14:textId="77777777" w:rsidR="001A1C5E" w:rsidRPr="00355639" w:rsidRDefault="001A1C5E" w:rsidP="004C3696">
            <w:pPr>
              <w:widowControl/>
              <w:jc w:val="left"/>
              <w:rPr>
                <w:rFonts w:ascii="Calibri" w:eastAsia="等线" w:hAnsi="Calibri" w:cs="Times New Roman"/>
              </w:rPr>
            </w:pPr>
          </w:p>
        </w:tc>
        <w:tc>
          <w:tcPr>
            <w:tcW w:w="2182" w:type="dxa"/>
          </w:tcPr>
          <w:p w14:paraId="4432783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rPr>
              <w:t>1.44 (1.22, 1.69)</w:t>
            </w:r>
          </w:p>
        </w:tc>
        <w:tc>
          <w:tcPr>
            <w:tcW w:w="1299" w:type="dxa"/>
            <w:vAlign w:val="center"/>
          </w:tcPr>
          <w:p w14:paraId="5F3A310A"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&lt;</w:t>
            </w:r>
            <w:r>
              <w:rPr>
                <w:rFonts w:ascii="Calibri" w:eastAsia="等线" w:hAnsi="Calibri" w:cs="Times New Roman"/>
              </w:rPr>
              <w:t>0.001</w:t>
            </w:r>
          </w:p>
        </w:tc>
      </w:tr>
      <w:tr w:rsidR="001A1C5E" w:rsidRPr="00355639" w14:paraId="466ABE95" w14:textId="77777777" w:rsidTr="004C3696">
        <w:tc>
          <w:tcPr>
            <w:tcW w:w="1843" w:type="dxa"/>
            <w:tcBorders>
              <w:bottom w:val="single" w:sz="4" w:space="0" w:color="auto"/>
            </w:tcBorders>
          </w:tcPr>
          <w:p w14:paraId="5D00C3C1"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rPr>
              <w:t>Per IQR</w:t>
            </w:r>
          </w:p>
        </w:tc>
        <w:tc>
          <w:tcPr>
            <w:tcW w:w="1701" w:type="dxa"/>
            <w:tcBorders>
              <w:bottom w:val="single" w:sz="4" w:space="0" w:color="auto"/>
            </w:tcBorders>
          </w:tcPr>
          <w:p w14:paraId="0162A3A0"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14 (1.07</w:t>
            </w:r>
            <w:r w:rsidRPr="00355639">
              <w:rPr>
                <w:rFonts w:ascii="Calibri" w:eastAsia="等线" w:hAnsi="Calibri" w:cs="Times New Roman"/>
              </w:rPr>
              <w:t>, 1.</w:t>
            </w:r>
            <w:r>
              <w:rPr>
                <w:rFonts w:ascii="Calibri" w:eastAsia="等线" w:hAnsi="Calibri" w:cs="Times New Roman"/>
              </w:rPr>
              <w:t>22</w:t>
            </w:r>
            <w:r w:rsidRPr="00355639">
              <w:rPr>
                <w:rFonts w:ascii="Calibri" w:eastAsia="等线" w:hAnsi="Calibri" w:cs="Times New Roman"/>
              </w:rPr>
              <w:t>)</w:t>
            </w:r>
          </w:p>
        </w:tc>
        <w:tc>
          <w:tcPr>
            <w:tcW w:w="987" w:type="dxa"/>
            <w:tcBorders>
              <w:bottom w:val="single" w:sz="4" w:space="0" w:color="auto"/>
            </w:tcBorders>
          </w:tcPr>
          <w:p w14:paraId="402BE2CE"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&lt;0.001</w:t>
            </w:r>
          </w:p>
        </w:tc>
        <w:tc>
          <w:tcPr>
            <w:tcW w:w="284" w:type="dxa"/>
            <w:tcBorders>
              <w:bottom w:val="single" w:sz="4" w:space="0" w:color="auto"/>
            </w:tcBorders>
          </w:tcPr>
          <w:p w14:paraId="6EA8BCB8" w14:textId="77777777" w:rsidR="001A1C5E" w:rsidRPr="00355639" w:rsidRDefault="001A1C5E" w:rsidP="004C3696">
            <w:pPr>
              <w:widowControl/>
              <w:jc w:val="left"/>
              <w:rPr>
                <w:rFonts w:ascii="Calibri" w:eastAsia="等线" w:hAnsi="Calibri" w:cs="Times New Roman"/>
              </w:rPr>
            </w:pPr>
          </w:p>
        </w:tc>
        <w:tc>
          <w:tcPr>
            <w:tcW w:w="2182" w:type="dxa"/>
            <w:tcBorders>
              <w:bottom w:val="single" w:sz="4" w:space="0" w:color="auto"/>
            </w:tcBorders>
          </w:tcPr>
          <w:p w14:paraId="5A5CD9E0"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13</w:t>
            </w:r>
            <w:r w:rsidRPr="00355639">
              <w:rPr>
                <w:rFonts w:ascii="Calibri" w:eastAsia="等线" w:hAnsi="Calibri" w:cs="Times New Roman"/>
              </w:rPr>
              <w:t xml:space="preserve"> (1.</w:t>
            </w:r>
            <w:r>
              <w:rPr>
                <w:rFonts w:ascii="Calibri" w:eastAsia="等线" w:hAnsi="Calibri" w:cs="Times New Roman"/>
              </w:rPr>
              <w:t>06</w:t>
            </w:r>
            <w:r w:rsidRPr="00355639">
              <w:rPr>
                <w:rFonts w:ascii="Calibri" w:eastAsia="等线" w:hAnsi="Calibri" w:cs="Times New Roman"/>
              </w:rPr>
              <w:t>, 1.</w:t>
            </w:r>
            <w:r>
              <w:rPr>
                <w:rFonts w:ascii="Calibri" w:eastAsia="等线" w:hAnsi="Calibri" w:cs="Times New Roman"/>
              </w:rPr>
              <w:t>21</w:t>
            </w:r>
            <w:r w:rsidRPr="00355639">
              <w:rPr>
                <w:rFonts w:ascii="Calibri" w:eastAsia="等线" w:hAnsi="Calibri" w:cs="Times New Roman"/>
              </w:rPr>
              <w:t>)</w:t>
            </w:r>
          </w:p>
        </w:tc>
        <w:tc>
          <w:tcPr>
            <w:tcW w:w="1299" w:type="dxa"/>
            <w:tcBorders>
              <w:bottom w:val="single" w:sz="4" w:space="0" w:color="auto"/>
            </w:tcBorders>
            <w:vAlign w:val="center"/>
          </w:tcPr>
          <w:p w14:paraId="371F4A1B"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&lt;0.001</w:t>
            </w:r>
          </w:p>
        </w:tc>
      </w:tr>
      <w:tr w:rsidR="001A1C5E" w:rsidRPr="00355639" w14:paraId="08A2CF71" w14:textId="77777777" w:rsidTr="004C3696">
        <w:tc>
          <w:tcPr>
            <w:tcW w:w="8296" w:type="dxa"/>
            <w:gridSpan w:val="6"/>
            <w:tcBorders>
              <w:top w:val="single" w:sz="4" w:space="0" w:color="auto"/>
            </w:tcBorders>
          </w:tcPr>
          <w:p w14:paraId="081E2CA1" w14:textId="48A307E3" w:rsidR="001A1C5E" w:rsidRPr="00355639" w:rsidRDefault="001A1C5E" w:rsidP="004C3696">
            <w:pPr>
              <w:widowControl/>
              <w:jc w:val="left"/>
              <w:rPr>
                <w:rFonts w:ascii="Calibri" w:eastAsia="等线" w:hAnsi="Calibri" w:cs="Times New Roman"/>
                <w:lang w:val="en-US"/>
              </w:rPr>
            </w:pPr>
            <w:r w:rsidRPr="00355639">
              <w:rPr>
                <w:rFonts w:ascii="Calibri" w:eastAsia="等线" w:hAnsi="Calibri" w:cs="Times New Roman"/>
                <w:lang w:val="en-US"/>
              </w:rPr>
              <w:t>Note:</w:t>
            </w:r>
            <w:r>
              <w:rPr>
                <w:rFonts w:ascii="Calibri" w:eastAsia="等线" w:hAnsi="Calibri" w:cs="Times New Roman"/>
                <w:lang w:val="en-US"/>
              </w:rPr>
              <w:t xml:space="preserve"> </w:t>
            </w:r>
            <w:bookmarkStart w:id="10" w:name="_Hlk36663314"/>
            <w:r w:rsidRPr="00355639">
              <w:rPr>
                <w:rFonts w:ascii="Calibri" w:eastAsia="等线" w:hAnsi="Calibri" w:cs="Times New Roman"/>
                <w:lang w:val="en-US"/>
              </w:rPr>
              <w:t xml:space="preserve">All results were adjusted for age, </w:t>
            </w:r>
            <w:r>
              <w:rPr>
                <w:rFonts w:ascii="Calibri" w:eastAsia="等线" w:hAnsi="Calibri" w:cs="Times New Roman"/>
                <w:lang w:val="en-US"/>
              </w:rPr>
              <w:t>sex</w:t>
            </w:r>
            <w:r w:rsidRPr="00355639">
              <w:rPr>
                <w:rFonts w:ascii="Calibri" w:eastAsia="等线" w:hAnsi="Calibri" w:cs="Times New Roman"/>
                <w:lang w:val="en-US"/>
              </w:rPr>
              <w:t>,</w:t>
            </w:r>
            <w:r>
              <w:rPr>
                <w:rFonts w:ascii="Calibri" w:eastAsia="等线" w:hAnsi="Calibri" w:cs="Times New Roman"/>
                <w:lang w:val="en-US"/>
              </w:rPr>
              <w:t xml:space="preserve"> body mass index,</w:t>
            </w:r>
            <w:r w:rsidRPr="00355639">
              <w:rPr>
                <w:rFonts w:ascii="Calibri" w:eastAsia="等线" w:hAnsi="Calibri" w:cs="Times New Roman"/>
                <w:lang w:val="en-US"/>
              </w:rPr>
              <w:t xml:space="preserve"> smoking status, alcohol consumption, education, area SES</w:t>
            </w:r>
            <w:r w:rsidR="006A3B26">
              <w:rPr>
                <w:rFonts w:ascii="Calibri" w:eastAsia="等线" w:hAnsi="Calibri" w:cs="Times New Roman"/>
                <w:lang w:val="en-US"/>
              </w:rPr>
              <w:t xml:space="preserve"> using unconditional logistic regression models</w:t>
            </w:r>
            <w:r w:rsidRPr="00355639">
              <w:rPr>
                <w:rFonts w:ascii="Calibri" w:eastAsia="等线" w:hAnsi="Calibri" w:cs="Times New Roman"/>
                <w:lang w:val="en-US"/>
              </w:rPr>
              <w:t>.</w:t>
            </w:r>
            <w:bookmarkEnd w:id="10"/>
            <w:r w:rsidRPr="00355639">
              <w:rPr>
                <w:rFonts w:ascii="Calibri" w:eastAsia="等线" w:hAnsi="Calibri" w:cs="Times New Roman"/>
                <w:lang w:val="en-US"/>
              </w:rPr>
              <w:t xml:space="preserve"> Odds ratios (ORs) are presented for the </w:t>
            </w:r>
            <w:r>
              <w:rPr>
                <w:rFonts w:ascii="Calibri" w:eastAsia="等线" w:hAnsi="Calibri" w:cs="Times New Roman"/>
                <w:lang w:val="en-US"/>
              </w:rPr>
              <w:t>interquartile range</w:t>
            </w:r>
            <w:r w:rsidRPr="00355639">
              <w:rPr>
                <w:rFonts w:ascii="Calibri" w:eastAsia="等线" w:hAnsi="Calibri" w:cs="Times New Roman"/>
                <w:lang w:val="en-US"/>
              </w:rPr>
              <w:t xml:space="preserve"> increments: </w:t>
            </w:r>
            <w:r>
              <w:rPr>
                <w:rFonts w:ascii="Calibri" w:eastAsia="等线" w:hAnsi="Calibri" w:cs="Times New Roman"/>
                <w:lang w:val="en-US"/>
              </w:rPr>
              <w:t>1.5</w:t>
            </w:r>
            <w:r w:rsidRPr="00355639">
              <w:rPr>
                <w:rFonts w:ascii="Calibri" w:eastAsia="等线" w:hAnsi="Calibri" w:cs="Times New Roman"/>
                <w:lang w:val="en-US"/>
              </w:rPr>
              <w:t xml:space="preserve"> </w:t>
            </w:r>
            <w:r w:rsidRPr="00355639">
              <w:rPr>
                <w:rFonts w:ascii="Calibri" w:eastAsia="等线" w:hAnsi="Calibri" w:cs="Calibri"/>
                <w:lang w:val="en-US"/>
              </w:rPr>
              <w:t>µ</w:t>
            </w:r>
            <w:r w:rsidRPr="00355639">
              <w:rPr>
                <w:rFonts w:ascii="Calibri" w:eastAsia="等线" w:hAnsi="Calibri" w:cs="Times New Roman" w:hint="eastAsia"/>
                <w:lang w:val="en-US"/>
              </w:rPr>
              <w:t>g</w:t>
            </w:r>
            <w:r w:rsidRPr="00355639">
              <w:rPr>
                <w:rFonts w:ascii="Calibri" w:eastAsia="等线" w:hAnsi="Calibri" w:cs="Times New Roman"/>
                <w:lang w:val="en-US"/>
              </w:rPr>
              <w:t>/</w:t>
            </w:r>
            <w:r w:rsidRPr="00355639">
              <w:rPr>
                <w:rFonts w:ascii="Calibri" w:eastAsia="等线" w:hAnsi="Calibri" w:cs="Times New Roman" w:hint="eastAsia"/>
                <w:lang w:val="en-US"/>
              </w:rPr>
              <w:t>m</w:t>
            </w:r>
            <w:r w:rsidRPr="00355639">
              <w:rPr>
                <w:rFonts w:ascii="Calibri" w:eastAsia="等线" w:hAnsi="Calibri" w:cs="Times New Roman" w:hint="eastAsia"/>
                <w:vertAlign w:val="superscript"/>
                <w:lang w:val="en-US"/>
              </w:rPr>
              <w:t>3</w:t>
            </w:r>
            <w:r w:rsidRPr="00355639">
              <w:rPr>
                <w:rFonts w:ascii="Calibri" w:eastAsia="等线" w:hAnsi="Calibri" w:cs="Times New Roman"/>
                <w:lang w:val="en-US"/>
              </w:rPr>
              <w:t xml:space="preserve"> for PM</w:t>
            </w:r>
            <w:r w:rsidRPr="00355639">
              <w:rPr>
                <w:rFonts w:ascii="Calibri" w:eastAsia="等线" w:hAnsi="Calibri" w:cs="Times New Roman"/>
                <w:vertAlign w:val="subscript"/>
                <w:lang w:val="en-US"/>
              </w:rPr>
              <w:t>2.5</w:t>
            </w:r>
            <w:r w:rsidRPr="00355639">
              <w:rPr>
                <w:rFonts w:ascii="Calibri" w:eastAsia="等线" w:hAnsi="Calibri" w:cs="Times New Roman"/>
                <w:lang w:val="en-US"/>
              </w:rPr>
              <w:t xml:space="preserve">, </w:t>
            </w:r>
            <w:r>
              <w:rPr>
                <w:rFonts w:ascii="Calibri" w:eastAsia="等线" w:hAnsi="Calibri" w:cs="Times New Roman"/>
                <w:lang w:val="en-US"/>
              </w:rPr>
              <w:t>0.9</w:t>
            </w:r>
            <w:r w:rsidRPr="00355639">
              <w:rPr>
                <w:rFonts w:ascii="Calibri" w:eastAsia="等线" w:hAnsi="Calibri" w:cs="Times New Roman"/>
                <w:lang w:val="en-US"/>
              </w:rPr>
              <w:t xml:space="preserve"> </w:t>
            </w:r>
            <w:r w:rsidRPr="00355639">
              <w:rPr>
                <w:rFonts w:ascii="Calibri" w:eastAsia="等线" w:hAnsi="Calibri" w:cs="Calibri"/>
                <w:lang w:val="en-US"/>
              </w:rPr>
              <w:t>µ</w:t>
            </w:r>
            <w:r w:rsidRPr="00355639">
              <w:rPr>
                <w:rFonts w:ascii="Calibri" w:eastAsia="等线" w:hAnsi="Calibri" w:cs="Times New Roman" w:hint="eastAsia"/>
                <w:lang w:val="en-US"/>
              </w:rPr>
              <w:t>g</w:t>
            </w:r>
            <w:r w:rsidRPr="00355639">
              <w:rPr>
                <w:rFonts w:ascii="Calibri" w:eastAsia="等线" w:hAnsi="Calibri" w:cs="Times New Roman"/>
                <w:lang w:val="en-US"/>
              </w:rPr>
              <w:t>/</w:t>
            </w:r>
            <w:r w:rsidRPr="00355639">
              <w:rPr>
                <w:rFonts w:ascii="Calibri" w:eastAsia="等线" w:hAnsi="Calibri" w:cs="Times New Roman" w:hint="eastAsia"/>
                <w:lang w:val="en-US"/>
              </w:rPr>
              <w:t>m</w:t>
            </w:r>
            <w:r w:rsidRPr="00355639">
              <w:rPr>
                <w:rFonts w:ascii="Calibri" w:eastAsia="等线" w:hAnsi="Calibri" w:cs="Times New Roman" w:hint="eastAsia"/>
                <w:vertAlign w:val="superscript"/>
                <w:lang w:val="en-US"/>
              </w:rPr>
              <w:t>3</w:t>
            </w:r>
            <w:r w:rsidRPr="00355639">
              <w:rPr>
                <w:rFonts w:ascii="Calibri" w:eastAsia="等线" w:hAnsi="Calibri" w:cs="Times New Roman"/>
                <w:vertAlign w:val="superscript"/>
                <w:lang w:val="en-US"/>
              </w:rPr>
              <w:t xml:space="preserve"> </w:t>
            </w:r>
            <w:r w:rsidRPr="00355639">
              <w:rPr>
                <w:rFonts w:ascii="Calibri" w:eastAsia="等线" w:hAnsi="Calibri" w:cs="Times New Roman" w:hint="eastAsia"/>
                <w:vertAlign w:val="superscript"/>
                <w:lang w:val="en-US"/>
              </w:rPr>
              <w:t xml:space="preserve"> </w:t>
            </w:r>
            <w:r w:rsidRPr="00355639">
              <w:rPr>
                <w:rFonts w:ascii="Calibri" w:eastAsia="等线" w:hAnsi="Calibri" w:cs="Times New Roman"/>
                <w:lang w:val="en-US"/>
              </w:rPr>
              <w:t xml:space="preserve">for </w:t>
            </w:r>
            <w:proofErr w:type="spellStart"/>
            <w:r w:rsidRPr="00355639">
              <w:rPr>
                <w:rFonts w:ascii="Calibri" w:eastAsia="等线" w:hAnsi="Calibri" w:cs="Times New Roman"/>
                <w:lang w:val="en-US"/>
              </w:rPr>
              <w:t>PM</w:t>
            </w:r>
            <w:r w:rsidRPr="00355639">
              <w:rPr>
                <w:rFonts w:ascii="Calibri" w:eastAsia="等线" w:hAnsi="Calibri" w:cs="Times New Roman"/>
                <w:vertAlign w:val="subscript"/>
                <w:lang w:val="en-US"/>
              </w:rPr>
              <w:t>coarse</w:t>
            </w:r>
            <w:proofErr w:type="spellEnd"/>
            <w:r w:rsidRPr="00355639">
              <w:rPr>
                <w:rFonts w:ascii="Calibri" w:eastAsia="等线" w:hAnsi="Calibri" w:cs="Times New Roman"/>
                <w:lang w:val="en-US"/>
              </w:rPr>
              <w:t xml:space="preserve">, </w:t>
            </w:r>
            <w:r>
              <w:rPr>
                <w:rFonts w:ascii="Calibri" w:eastAsia="等线" w:hAnsi="Calibri" w:cs="Times New Roman"/>
                <w:lang w:val="en-US"/>
              </w:rPr>
              <w:t>2</w:t>
            </w:r>
            <w:r w:rsidRPr="00355639">
              <w:rPr>
                <w:rFonts w:ascii="Calibri" w:eastAsia="等线" w:hAnsi="Calibri" w:cs="Calibri"/>
                <w:lang w:val="en-US"/>
              </w:rPr>
              <w:t xml:space="preserve"> µ</w:t>
            </w:r>
            <w:r w:rsidRPr="00355639">
              <w:rPr>
                <w:rFonts w:ascii="Calibri" w:eastAsia="等线" w:hAnsi="Calibri" w:cs="Times New Roman" w:hint="eastAsia"/>
                <w:lang w:val="en-US"/>
              </w:rPr>
              <w:t>g</w:t>
            </w:r>
            <w:r w:rsidRPr="00355639">
              <w:rPr>
                <w:rFonts w:ascii="Calibri" w:eastAsia="等线" w:hAnsi="Calibri" w:cs="Times New Roman"/>
                <w:lang w:val="en-US"/>
              </w:rPr>
              <w:t>/</w:t>
            </w:r>
            <w:r w:rsidRPr="00355639">
              <w:rPr>
                <w:rFonts w:ascii="Calibri" w:eastAsia="等线" w:hAnsi="Calibri" w:cs="Times New Roman" w:hint="eastAsia"/>
                <w:lang w:val="en-US"/>
              </w:rPr>
              <w:t>m</w:t>
            </w:r>
            <w:r w:rsidRPr="00355639">
              <w:rPr>
                <w:rFonts w:ascii="Calibri" w:eastAsia="等线" w:hAnsi="Calibri" w:cs="Times New Roman" w:hint="eastAsia"/>
                <w:vertAlign w:val="superscript"/>
                <w:lang w:val="en-US"/>
              </w:rPr>
              <w:t>3</w:t>
            </w:r>
            <w:r w:rsidRPr="00355639">
              <w:rPr>
                <w:rFonts w:ascii="Calibri" w:eastAsia="等线" w:hAnsi="Calibri" w:cs="Times New Roman"/>
                <w:lang w:val="en-US"/>
              </w:rPr>
              <w:t xml:space="preserve"> for PM</w:t>
            </w:r>
            <w:r w:rsidRPr="00355639">
              <w:rPr>
                <w:rFonts w:ascii="Calibri" w:eastAsia="等线" w:hAnsi="Calibri" w:cs="Times New Roman"/>
                <w:vertAlign w:val="subscript"/>
                <w:lang w:val="en-US"/>
              </w:rPr>
              <w:t>10</w:t>
            </w:r>
            <w:r w:rsidRPr="00355639">
              <w:rPr>
                <w:rFonts w:ascii="Calibri" w:eastAsia="等线" w:hAnsi="Calibri" w:cs="Times New Roman"/>
                <w:lang w:val="en-US"/>
              </w:rPr>
              <w:t xml:space="preserve">, </w:t>
            </w:r>
            <w:r>
              <w:rPr>
                <w:rFonts w:ascii="Calibri" w:eastAsia="等线" w:hAnsi="Calibri" w:cs="Times New Roman"/>
                <w:lang w:val="en-US"/>
              </w:rPr>
              <w:t>0.3</w:t>
            </w:r>
            <w:r w:rsidRPr="00355639">
              <w:rPr>
                <w:rFonts w:ascii="Calibri" w:eastAsia="等线" w:hAnsi="Calibri" w:cs="Calibri"/>
                <w:lang w:val="en-US"/>
              </w:rPr>
              <w:t>×</w:t>
            </w:r>
            <w:bookmarkStart w:id="11" w:name="_Hlk36736578"/>
            <w:r w:rsidRPr="00355639">
              <w:rPr>
                <w:rFonts w:ascii="Calibri" w:eastAsia="等线" w:hAnsi="Calibri" w:cs="Times New Roman"/>
                <w:lang w:val="en-US"/>
              </w:rPr>
              <w:t>10</w:t>
            </w:r>
            <w:r w:rsidRPr="00355639">
              <w:rPr>
                <w:rFonts w:ascii="Calibri" w:eastAsia="等线" w:hAnsi="Calibri" w:cs="Times New Roman"/>
                <w:vertAlign w:val="superscript"/>
                <w:lang w:val="en-US"/>
              </w:rPr>
              <w:t>-5</w:t>
            </w:r>
            <w:r w:rsidRPr="00355639">
              <w:rPr>
                <w:rFonts w:ascii="Calibri" w:eastAsia="等线" w:hAnsi="Calibri" w:cs="Times New Roman"/>
                <w:lang w:val="en-US"/>
              </w:rPr>
              <w:t>m</w:t>
            </w:r>
            <w:r w:rsidRPr="00355639">
              <w:rPr>
                <w:rFonts w:ascii="Calibri" w:eastAsia="等线" w:hAnsi="Calibri" w:cs="Times New Roman"/>
                <w:vertAlign w:val="superscript"/>
                <w:lang w:val="en-US"/>
              </w:rPr>
              <w:t>-1</w:t>
            </w:r>
            <w:r w:rsidRPr="00355639">
              <w:rPr>
                <w:rFonts w:ascii="Calibri" w:eastAsia="等线" w:hAnsi="Calibri" w:cs="Times New Roman"/>
                <w:lang w:val="en-US"/>
              </w:rPr>
              <w:t xml:space="preserve"> for PM</w:t>
            </w:r>
            <w:r w:rsidRPr="00355639">
              <w:rPr>
                <w:rFonts w:ascii="Calibri" w:eastAsia="等线" w:hAnsi="Calibri" w:cs="Times New Roman"/>
                <w:vertAlign w:val="subscript"/>
                <w:lang w:val="en-US"/>
              </w:rPr>
              <w:t>2.5</w:t>
            </w:r>
            <w:r w:rsidRPr="00355639">
              <w:rPr>
                <w:rFonts w:ascii="Calibri" w:eastAsia="等线" w:hAnsi="Calibri" w:cs="Times New Roman"/>
                <w:lang w:val="en-US"/>
              </w:rPr>
              <w:t xml:space="preserve"> absorbance</w:t>
            </w:r>
            <w:bookmarkEnd w:id="11"/>
            <w:r w:rsidRPr="00355639">
              <w:rPr>
                <w:rFonts w:ascii="Calibri" w:eastAsia="等线" w:hAnsi="Calibri" w:cs="Times New Roman"/>
                <w:lang w:val="en-US"/>
              </w:rPr>
              <w:t xml:space="preserve">, </w:t>
            </w:r>
            <w:r>
              <w:rPr>
                <w:rFonts w:ascii="Calibri" w:eastAsia="等线" w:hAnsi="Calibri" w:cs="Times New Roman"/>
                <w:lang w:val="en-US"/>
              </w:rPr>
              <w:t>7.4</w:t>
            </w:r>
            <w:r w:rsidRPr="00355639">
              <w:rPr>
                <w:rFonts w:ascii="Calibri" w:eastAsia="等线" w:hAnsi="Calibri" w:cs="Times New Roman"/>
                <w:lang w:val="en-US"/>
              </w:rPr>
              <w:t xml:space="preserve"> </w:t>
            </w:r>
            <w:r w:rsidRPr="00355639">
              <w:rPr>
                <w:rFonts w:ascii="Calibri" w:eastAsia="等线" w:hAnsi="Calibri" w:cs="Calibri"/>
                <w:lang w:val="en-US"/>
              </w:rPr>
              <w:t>µ</w:t>
            </w:r>
            <w:r w:rsidRPr="00355639">
              <w:rPr>
                <w:rFonts w:ascii="Calibri" w:eastAsia="等线" w:hAnsi="Calibri" w:cs="Times New Roman" w:hint="eastAsia"/>
                <w:lang w:val="en-US"/>
              </w:rPr>
              <w:t>g</w:t>
            </w:r>
            <w:r w:rsidRPr="00355639">
              <w:rPr>
                <w:rFonts w:ascii="Calibri" w:eastAsia="等线" w:hAnsi="Calibri" w:cs="Times New Roman"/>
                <w:lang w:val="en-US"/>
              </w:rPr>
              <w:t>/</w:t>
            </w:r>
            <w:r w:rsidRPr="00355639">
              <w:rPr>
                <w:rFonts w:ascii="Calibri" w:eastAsia="等线" w:hAnsi="Calibri" w:cs="Times New Roman" w:hint="eastAsia"/>
                <w:lang w:val="en-US"/>
              </w:rPr>
              <w:t>m</w:t>
            </w:r>
            <w:r w:rsidRPr="00355639">
              <w:rPr>
                <w:rFonts w:ascii="Calibri" w:eastAsia="等线" w:hAnsi="Calibri" w:cs="Times New Roman" w:hint="eastAsia"/>
                <w:vertAlign w:val="superscript"/>
                <w:lang w:val="en-US"/>
              </w:rPr>
              <w:t>3</w:t>
            </w:r>
            <w:r w:rsidRPr="00355639">
              <w:rPr>
                <w:rFonts w:ascii="Calibri" w:eastAsia="等线" w:hAnsi="Calibri" w:cs="Times New Roman"/>
                <w:vertAlign w:val="superscript"/>
                <w:lang w:val="en-US"/>
              </w:rPr>
              <w:t xml:space="preserve"> </w:t>
            </w:r>
            <w:r w:rsidRPr="00355639">
              <w:rPr>
                <w:rFonts w:ascii="Calibri" w:eastAsia="等线" w:hAnsi="Calibri" w:cs="Times New Roman"/>
                <w:lang w:val="en-US"/>
              </w:rPr>
              <w:t>for NO</w:t>
            </w:r>
            <w:r w:rsidRPr="00355639">
              <w:rPr>
                <w:rFonts w:ascii="Calibri" w:eastAsia="等线" w:hAnsi="Calibri" w:cs="Times New Roman"/>
                <w:vertAlign w:val="subscript"/>
                <w:lang w:val="en-US"/>
              </w:rPr>
              <w:t>2</w:t>
            </w:r>
            <w:r w:rsidRPr="00355639">
              <w:rPr>
                <w:rFonts w:ascii="Calibri" w:eastAsia="等线" w:hAnsi="Calibri" w:cs="Times New Roman"/>
                <w:lang w:val="en-US"/>
              </w:rPr>
              <w:t xml:space="preserve"> and </w:t>
            </w:r>
            <w:r>
              <w:rPr>
                <w:rFonts w:ascii="Calibri" w:eastAsia="等线" w:hAnsi="Calibri" w:cs="Times New Roman"/>
                <w:lang w:val="en-US"/>
              </w:rPr>
              <w:t>10.7</w:t>
            </w:r>
            <w:r w:rsidRPr="00355639">
              <w:rPr>
                <w:rFonts w:ascii="Calibri" w:eastAsia="等线" w:hAnsi="Calibri" w:cs="Times New Roman"/>
                <w:lang w:val="en-US"/>
              </w:rPr>
              <w:t xml:space="preserve"> </w:t>
            </w:r>
            <w:r w:rsidRPr="00355639">
              <w:rPr>
                <w:rFonts w:ascii="Calibri" w:eastAsia="等线" w:hAnsi="Calibri" w:cs="Calibri"/>
                <w:lang w:val="en-US"/>
              </w:rPr>
              <w:t>µ</w:t>
            </w:r>
            <w:r w:rsidRPr="00355639">
              <w:rPr>
                <w:rFonts w:ascii="Calibri" w:eastAsia="等线" w:hAnsi="Calibri" w:cs="Times New Roman" w:hint="eastAsia"/>
                <w:lang w:val="en-US"/>
              </w:rPr>
              <w:t>g</w:t>
            </w:r>
            <w:r w:rsidRPr="00355639">
              <w:rPr>
                <w:rFonts w:ascii="Calibri" w:eastAsia="等线" w:hAnsi="Calibri" w:cs="Times New Roman"/>
                <w:lang w:val="en-US"/>
              </w:rPr>
              <w:t>/</w:t>
            </w:r>
            <w:r w:rsidRPr="00355639">
              <w:rPr>
                <w:rFonts w:ascii="Calibri" w:eastAsia="等线" w:hAnsi="Calibri" w:cs="Times New Roman" w:hint="eastAsia"/>
                <w:lang w:val="en-US"/>
              </w:rPr>
              <w:t>m</w:t>
            </w:r>
            <w:r w:rsidRPr="00355639">
              <w:rPr>
                <w:rFonts w:ascii="Calibri" w:eastAsia="等线" w:hAnsi="Calibri" w:cs="Times New Roman" w:hint="eastAsia"/>
                <w:vertAlign w:val="superscript"/>
                <w:lang w:val="en-US"/>
              </w:rPr>
              <w:t>3</w:t>
            </w:r>
            <w:r w:rsidRPr="00355639">
              <w:rPr>
                <w:rFonts w:ascii="Calibri" w:eastAsia="等线" w:hAnsi="Calibri" w:cs="Times New Roman"/>
                <w:vertAlign w:val="superscript"/>
                <w:lang w:val="en-US"/>
              </w:rPr>
              <w:t xml:space="preserve"> </w:t>
            </w:r>
            <w:r w:rsidRPr="00355639">
              <w:rPr>
                <w:rFonts w:ascii="Calibri" w:eastAsia="等线" w:hAnsi="Calibri" w:cs="Times New Roman"/>
                <w:lang w:val="en-US"/>
              </w:rPr>
              <w:t>for NO</w:t>
            </w:r>
            <w:r w:rsidRPr="00355639">
              <w:rPr>
                <w:rFonts w:ascii="Calibri" w:eastAsia="等线" w:hAnsi="Calibri" w:cs="Times New Roman"/>
                <w:vertAlign w:val="subscript"/>
                <w:lang w:val="en-US"/>
              </w:rPr>
              <w:t>x</w:t>
            </w:r>
            <w:r w:rsidRPr="00355639">
              <w:rPr>
                <w:rFonts w:ascii="Calibri" w:eastAsia="等线" w:hAnsi="Calibri" w:cs="Times New Roman"/>
                <w:lang w:val="en-US"/>
              </w:rPr>
              <w:t>.</w:t>
            </w:r>
          </w:p>
        </w:tc>
      </w:tr>
      <w:bookmarkEnd w:id="9"/>
    </w:tbl>
    <w:p w14:paraId="498F4B93" w14:textId="77777777" w:rsidR="00B772CF" w:rsidRDefault="00B772CF" w:rsidP="002D7CA6">
      <w:pPr>
        <w:widowControl/>
        <w:spacing w:after="160" w:line="259" w:lineRule="auto"/>
        <w:jc w:val="left"/>
        <w:rPr>
          <w:rFonts w:ascii="Calibri" w:eastAsia="等线" w:hAnsi="Calibri" w:cs="Calibri"/>
          <w:kern w:val="0"/>
          <w:sz w:val="22"/>
        </w:rPr>
      </w:pPr>
    </w:p>
    <w:p w14:paraId="22E694C5" w14:textId="77777777" w:rsidR="001A1C5E" w:rsidRDefault="001A1C5E" w:rsidP="001A1C5E">
      <w:pPr>
        <w:rPr>
          <w:rFonts w:ascii="Calibri" w:eastAsia="等线" w:hAnsi="Calibri" w:cs="Calibri"/>
          <w:kern w:val="0"/>
          <w:sz w:val="22"/>
        </w:rPr>
      </w:pPr>
    </w:p>
    <w:p w14:paraId="2A83998A" w14:textId="77777777" w:rsidR="001A1C5E" w:rsidRDefault="001A1C5E" w:rsidP="001A1C5E">
      <w:pPr>
        <w:rPr>
          <w:rFonts w:ascii="Calibri" w:eastAsia="等线" w:hAnsi="Calibri" w:cs="Calibri"/>
          <w:kern w:val="0"/>
          <w:sz w:val="22"/>
        </w:rPr>
        <w:sectPr w:rsidR="001A1C5E" w:rsidSect="001A1C5E">
          <w:pgSz w:w="11906" w:h="16838"/>
          <w:pgMar w:top="1440" w:right="1440" w:bottom="1440" w:left="1440" w:header="708" w:footer="708" w:gutter="0"/>
          <w:cols w:space="708"/>
          <w:docGrid w:linePitch="360"/>
        </w:sectPr>
      </w:pPr>
    </w:p>
    <w:p w14:paraId="473CC52F" w14:textId="77777777" w:rsidR="001A1C5E" w:rsidRDefault="001A1C5E" w:rsidP="001A1C5E">
      <w:pPr>
        <w:rPr>
          <w:rFonts w:ascii="Calibri" w:eastAsia="等线" w:hAnsi="Calibri" w:cs="Calibri"/>
          <w:kern w:val="0"/>
          <w:sz w:val="22"/>
        </w:rPr>
      </w:pPr>
    </w:p>
    <w:p w14:paraId="3AEB52B7" w14:textId="6C404FEE" w:rsidR="001A1C5E" w:rsidRPr="00080C1D" w:rsidRDefault="001A1C5E" w:rsidP="001A1C5E">
      <w:pPr>
        <w:rPr>
          <w:rFonts w:ascii="Calibri" w:eastAsia="等线" w:hAnsi="Calibri" w:cs="Calibri"/>
          <w:sz w:val="22"/>
        </w:rPr>
      </w:pPr>
      <w:r w:rsidRPr="00080C1D">
        <w:rPr>
          <w:rFonts w:ascii="Calibri" w:eastAsia="等线" w:hAnsi="Calibri" w:cs="Calibri"/>
          <w:b/>
          <w:bCs/>
          <w:kern w:val="0"/>
          <w:sz w:val="22"/>
        </w:rPr>
        <w:t xml:space="preserve">Table </w:t>
      </w:r>
      <w:r>
        <w:rPr>
          <w:rFonts w:ascii="Calibri" w:eastAsia="等线" w:hAnsi="Calibri" w:cs="Calibri"/>
          <w:b/>
          <w:bCs/>
          <w:kern w:val="0"/>
          <w:sz w:val="22"/>
        </w:rPr>
        <w:t>S</w:t>
      </w:r>
      <w:r w:rsidR="00081669">
        <w:rPr>
          <w:rFonts w:ascii="Calibri" w:eastAsia="等线" w:hAnsi="Calibri" w:cs="Calibri"/>
          <w:b/>
          <w:bCs/>
          <w:kern w:val="0"/>
          <w:sz w:val="22"/>
        </w:rPr>
        <w:t>5</w:t>
      </w:r>
      <w:r w:rsidRPr="00080C1D">
        <w:rPr>
          <w:rFonts w:ascii="Calibri" w:eastAsia="等线" w:hAnsi="Calibri" w:cs="Calibri"/>
          <w:kern w:val="0"/>
          <w:sz w:val="22"/>
        </w:rPr>
        <w:t xml:space="preserve"> </w:t>
      </w:r>
      <w:bookmarkStart w:id="12" w:name="_Hlk36825023"/>
      <w:r w:rsidRPr="00080C1D">
        <w:rPr>
          <w:rFonts w:ascii="Calibri" w:eastAsia="等线" w:hAnsi="Calibri" w:cs="Calibri"/>
          <w:sz w:val="22"/>
        </w:rPr>
        <w:t>Comparison of the effect of air pollution between the sample recruitment before and after 1 January 2013</w:t>
      </w:r>
      <w:bookmarkEnd w:id="12"/>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1A1C5E" w:rsidRPr="00080C1D" w14:paraId="6C3E7E34" w14:textId="77777777" w:rsidTr="004C3696">
        <w:tc>
          <w:tcPr>
            <w:tcW w:w="2074" w:type="dxa"/>
            <w:tcBorders>
              <w:top w:val="single" w:sz="4" w:space="0" w:color="auto"/>
              <w:bottom w:val="single" w:sz="4" w:space="0" w:color="auto"/>
            </w:tcBorders>
          </w:tcPr>
          <w:p w14:paraId="70D0F9EA"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Air pollutants</w:t>
            </w:r>
          </w:p>
        </w:tc>
        <w:tc>
          <w:tcPr>
            <w:tcW w:w="2074" w:type="dxa"/>
            <w:tcBorders>
              <w:top w:val="single" w:sz="4" w:space="0" w:color="auto"/>
              <w:bottom w:val="single" w:sz="4" w:space="0" w:color="auto"/>
            </w:tcBorders>
          </w:tcPr>
          <w:p w14:paraId="1C107222"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 xml:space="preserve">Total sample (Case </w:t>
            </w:r>
            <w:r>
              <w:rPr>
                <w:rFonts w:ascii="Calibri" w:eastAsia="等线" w:hAnsi="Calibri" w:cs="Calibri"/>
                <w:lang w:val="en-US"/>
              </w:rPr>
              <w:t>1636</w:t>
            </w:r>
            <w:r w:rsidRPr="00080C1D">
              <w:rPr>
                <w:rFonts w:ascii="Calibri" w:eastAsia="等线" w:hAnsi="Calibri" w:cs="Calibri"/>
                <w:lang w:val="en-US"/>
              </w:rPr>
              <w:t>/Control 4024)</w:t>
            </w:r>
          </w:p>
        </w:tc>
        <w:tc>
          <w:tcPr>
            <w:tcW w:w="2074" w:type="dxa"/>
            <w:tcBorders>
              <w:top w:val="single" w:sz="4" w:space="0" w:color="auto"/>
              <w:bottom w:val="single" w:sz="4" w:space="0" w:color="auto"/>
            </w:tcBorders>
          </w:tcPr>
          <w:p w14:paraId="3DF73A06"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Before 2013(Case 10</w:t>
            </w:r>
            <w:r>
              <w:rPr>
                <w:rFonts w:ascii="Calibri" w:eastAsia="等线" w:hAnsi="Calibri" w:cs="Calibri"/>
                <w:lang w:val="en-US"/>
              </w:rPr>
              <w:t>08</w:t>
            </w:r>
            <w:r w:rsidRPr="00080C1D">
              <w:rPr>
                <w:rFonts w:ascii="Calibri" w:eastAsia="等线" w:hAnsi="Calibri" w:cs="Calibri"/>
                <w:lang w:val="en-US"/>
              </w:rPr>
              <w:t>/Control 2714)</w:t>
            </w:r>
          </w:p>
        </w:tc>
        <w:tc>
          <w:tcPr>
            <w:tcW w:w="2074" w:type="dxa"/>
            <w:tcBorders>
              <w:top w:val="single" w:sz="4" w:space="0" w:color="auto"/>
              <w:bottom w:val="single" w:sz="4" w:space="0" w:color="auto"/>
            </w:tcBorders>
          </w:tcPr>
          <w:p w14:paraId="5079D072"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After 2013 (Case 6</w:t>
            </w:r>
            <w:r>
              <w:rPr>
                <w:rFonts w:ascii="Calibri" w:eastAsia="等线" w:hAnsi="Calibri" w:cs="Calibri"/>
                <w:lang w:val="en-US"/>
              </w:rPr>
              <w:t>28</w:t>
            </w:r>
            <w:r w:rsidRPr="00080C1D">
              <w:rPr>
                <w:rFonts w:ascii="Calibri" w:eastAsia="等线" w:hAnsi="Calibri" w:cs="Calibri"/>
                <w:lang w:val="en-US"/>
              </w:rPr>
              <w:t>/Control 1310)</w:t>
            </w:r>
          </w:p>
        </w:tc>
      </w:tr>
      <w:tr w:rsidR="001A1C5E" w:rsidRPr="00080C1D" w14:paraId="0241D77F" w14:textId="77777777" w:rsidTr="004C3696">
        <w:tc>
          <w:tcPr>
            <w:tcW w:w="2074" w:type="dxa"/>
            <w:tcBorders>
              <w:top w:val="single" w:sz="4" w:space="0" w:color="auto"/>
            </w:tcBorders>
          </w:tcPr>
          <w:p w14:paraId="347C7419"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p>
        </w:tc>
        <w:tc>
          <w:tcPr>
            <w:tcW w:w="2074" w:type="dxa"/>
            <w:tcBorders>
              <w:top w:val="single" w:sz="4" w:space="0" w:color="auto"/>
            </w:tcBorders>
            <w:shd w:val="clear" w:color="auto" w:fill="auto"/>
          </w:tcPr>
          <w:p w14:paraId="257EA971"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.0</w:t>
            </w:r>
            <w:r>
              <w:rPr>
                <w:rFonts w:ascii="Calibri" w:eastAsia="等线" w:hAnsi="Calibri" w:cs="Times New Roman"/>
              </w:rPr>
              <w:t>5</w:t>
            </w:r>
            <w:r w:rsidRPr="00E26A13">
              <w:rPr>
                <w:rFonts w:ascii="Calibri" w:eastAsia="等线" w:hAnsi="Calibri" w:cs="Times New Roman"/>
              </w:rPr>
              <w:t xml:space="preserve"> (0.9</w:t>
            </w:r>
            <w:r>
              <w:rPr>
                <w:rFonts w:ascii="Calibri" w:eastAsia="等线" w:hAnsi="Calibri" w:cs="Times New Roman"/>
              </w:rPr>
              <w:t>2</w:t>
            </w:r>
            <w:r w:rsidRPr="00E26A13">
              <w:rPr>
                <w:rFonts w:ascii="Calibri" w:eastAsia="等线" w:hAnsi="Calibri" w:cs="Times New Roman"/>
              </w:rPr>
              <w:t>, 1.1</w:t>
            </w:r>
            <w:r>
              <w:rPr>
                <w:rFonts w:ascii="Calibri" w:eastAsia="等线" w:hAnsi="Calibri" w:cs="Times New Roman"/>
              </w:rPr>
              <w:t>0</w:t>
            </w:r>
            <w:r w:rsidRPr="00E26A13">
              <w:rPr>
                <w:rFonts w:ascii="Calibri" w:eastAsia="等线" w:hAnsi="Calibri" w:cs="Times New Roman"/>
              </w:rPr>
              <w:t>)</w:t>
            </w:r>
          </w:p>
        </w:tc>
        <w:tc>
          <w:tcPr>
            <w:tcW w:w="2074" w:type="dxa"/>
            <w:tcBorders>
              <w:top w:val="single" w:sz="4" w:space="0" w:color="auto"/>
            </w:tcBorders>
            <w:shd w:val="clear" w:color="auto" w:fill="auto"/>
            <w:vAlign w:val="bottom"/>
          </w:tcPr>
          <w:p w14:paraId="07371D09"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1.07 (0.91, 1.25)</w:t>
            </w:r>
          </w:p>
        </w:tc>
        <w:tc>
          <w:tcPr>
            <w:tcW w:w="2074" w:type="dxa"/>
            <w:tcBorders>
              <w:top w:val="single" w:sz="4" w:space="0" w:color="auto"/>
            </w:tcBorders>
            <w:shd w:val="clear" w:color="auto" w:fill="auto"/>
            <w:vAlign w:val="bottom"/>
          </w:tcPr>
          <w:p w14:paraId="68619299"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0.94 (0.76,1.17)</w:t>
            </w:r>
          </w:p>
        </w:tc>
      </w:tr>
      <w:tr w:rsidR="001A1C5E" w:rsidRPr="00080C1D" w14:paraId="344A4DD8" w14:textId="77777777" w:rsidTr="004C3696">
        <w:tc>
          <w:tcPr>
            <w:tcW w:w="2074" w:type="dxa"/>
          </w:tcPr>
          <w:p w14:paraId="32F4C36F"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p>
        </w:tc>
        <w:tc>
          <w:tcPr>
            <w:tcW w:w="2074" w:type="dxa"/>
            <w:shd w:val="clear" w:color="auto" w:fill="auto"/>
          </w:tcPr>
          <w:p w14:paraId="72FA37D0"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rPr>
              <w:t>1.</w:t>
            </w:r>
            <w:r>
              <w:rPr>
                <w:rFonts w:ascii="Calibri" w:eastAsia="等线" w:hAnsi="Calibri" w:cs="Times New Roman"/>
              </w:rPr>
              <w:t>10</w:t>
            </w:r>
            <w:r w:rsidRPr="00E26A13">
              <w:rPr>
                <w:rFonts w:ascii="Calibri" w:eastAsia="等线" w:hAnsi="Calibri" w:cs="Times New Roman"/>
              </w:rPr>
              <w:t xml:space="preserve"> (</w:t>
            </w:r>
            <w:r>
              <w:rPr>
                <w:rFonts w:ascii="Calibri" w:eastAsia="等线" w:hAnsi="Calibri" w:cs="Times New Roman"/>
              </w:rPr>
              <w:t>1.04</w:t>
            </w:r>
            <w:r w:rsidRPr="00E26A13">
              <w:rPr>
                <w:rFonts w:ascii="Calibri" w:eastAsia="等线" w:hAnsi="Calibri" w:cs="Times New Roman"/>
              </w:rPr>
              <w:t>, 1.1</w:t>
            </w:r>
            <w:r>
              <w:rPr>
                <w:rFonts w:ascii="Calibri" w:eastAsia="等线" w:hAnsi="Calibri" w:cs="Times New Roman"/>
              </w:rPr>
              <w:t>6</w:t>
            </w:r>
            <w:r w:rsidRPr="00E26A13">
              <w:rPr>
                <w:rFonts w:ascii="Calibri" w:eastAsia="等线" w:hAnsi="Calibri" w:cs="Times New Roman"/>
              </w:rPr>
              <w:t>)</w:t>
            </w:r>
          </w:p>
        </w:tc>
        <w:tc>
          <w:tcPr>
            <w:tcW w:w="2074" w:type="dxa"/>
            <w:shd w:val="clear" w:color="auto" w:fill="auto"/>
            <w:vAlign w:val="bottom"/>
          </w:tcPr>
          <w:p w14:paraId="043C2A24" w14:textId="77777777" w:rsidR="001A1C5E" w:rsidRPr="00080C1D" w:rsidRDefault="001A1C5E" w:rsidP="004C3696">
            <w:pPr>
              <w:rPr>
                <w:rFonts w:ascii="Calibri" w:eastAsia="等线" w:hAnsi="Calibri" w:cs="Calibri"/>
                <w:lang w:val="en-US"/>
              </w:rPr>
            </w:pPr>
            <w:r>
              <w:rPr>
                <w:rFonts w:ascii="Calibri" w:eastAsia="等线" w:hAnsi="Calibri" w:cs="Calibri" w:hint="eastAsia"/>
                <w:lang w:val="en-US"/>
              </w:rPr>
              <w:t>1</w:t>
            </w:r>
            <w:r>
              <w:rPr>
                <w:rFonts w:ascii="Calibri" w:eastAsia="等线" w:hAnsi="Calibri" w:cs="Calibri"/>
                <w:lang w:val="en-US"/>
              </w:rPr>
              <w:t>.12 (1.07, 1.18)</w:t>
            </w:r>
          </w:p>
        </w:tc>
        <w:tc>
          <w:tcPr>
            <w:tcW w:w="2074" w:type="dxa"/>
            <w:shd w:val="clear" w:color="auto" w:fill="auto"/>
            <w:vAlign w:val="bottom"/>
          </w:tcPr>
          <w:p w14:paraId="1329590F" w14:textId="77777777" w:rsidR="001A1C5E" w:rsidRPr="00080C1D" w:rsidRDefault="001A1C5E" w:rsidP="004C3696">
            <w:pPr>
              <w:rPr>
                <w:rFonts w:ascii="Calibri" w:eastAsia="等线" w:hAnsi="Calibri" w:cs="Calibri"/>
                <w:lang w:val="en-US"/>
              </w:rPr>
            </w:pPr>
            <w:r>
              <w:rPr>
                <w:rFonts w:ascii="Calibri" w:eastAsia="等线" w:hAnsi="Calibri" w:cs="Calibri" w:hint="eastAsia"/>
                <w:lang w:val="en-US"/>
              </w:rPr>
              <w:t>1</w:t>
            </w:r>
            <w:r>
              <w:rPr>
                <w:rFonts w:ascii="Calibri" w:eastAsia="等线" w:hAnsi="Calibri" w:cs="Calibri"/>
                <w:lang w:val="en-US"/>
              </w:rPr>
              <w:t>.06 (0.92,1.20)</w:t>
            </w:r>
          </w:p>
        </w:tc>
      </w:tr>
      <w:tr w:rsidR="001A1C5E" w:rsidRPr="00080C1D" w14:paraId="3A973D06" w14:textId="77777777" w:rsidTr="004C3696">
        <w:tc>
          <w:tcPr>
            <w:tcW w:w="2074" w:type="dxa"/>
          </w:tcPr>
          <w:p w14:paraId="2199368E" w14:textId="77777777" w:rsidR="001A1C5E" w:rsidRPr="00080C1D" w:rsidRDefault="001A1C5E" w:rsidP="004C3696">
            <w:pPr>
              <w:rPr>
                <w:rFonts w:ascii="Calibri" w:eastAsia="等线" w:hAnsi="Calibri" w:cs="Calibri"/>
                <w:lang w:val="en-US"/>
              </w:rPr>
            </w:pPr>
            <w:proofErr w:type="spellStart"/>
            <w:r w:rsidRPr="00080C1D">
              <w:rPr>
                <w:rFonts w:ascii="Calibri" w:eastAsia="等线" w:hAnsi="Calibri" w:cs="Calibri"/>
                <w:lang w:val="en-US"/>
              </w:rPr>
              <w:t>PM</w:t>
            </w:r>
            <w:r w:rsidRPr="00080C1D">
              <w:rPr>
                <w:rFonts w:ascii="Calibri" w:eastAsia="等线" w:hAnsi="Calibri" w:cs="Calibri"/>
                <w:vertAlign w:val="subscript"/>
                <w:lang w:val="en-US"/>
              </w:rPr>
              <w:t>coarse</w:t>
            </w:r>
            <w:proofErr w:type="spellEnd"/>
          </w:p>
        </w:tc>
        <w:tc>
          <w:tcPr>
            <w:tcW w:w="2074" w:type="dxa"/>
            <w:shd w:val="clear" w:color="auto" w:fill="auto"/>
          </w:tcPr>
          <w:p w14:paraId="0DCEAC52"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.06 (1.00, 1.12)</w:t>
            </w:r>
          </w:p>
        </w:tc>
        <w:tc>
          <w:tcPr>
            <w:tcW w:w="2074" w:type="dxa"/>
            <w:shd w:val="clear" w:color="auto" w:fill="auto"/>
            <w:vAlign w:val="bottom"/>
          </w:tcPr>
          <w:p w14:paraId="4CB58B3F"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1.06 (1.03, 1.08)</w:t>
            </w:r>
          </w:p>
        </w:tc>
        <w:tc>
          <w:tcPr>
            <w:tcW w:w="2074" w:type="dxa"/>
            <w:shd w:val="clear" w:color="auto" w:fill="auto"/>
            <w:vAlign w:val="bottom"/>
          </w:tcPr>
          <w:p w14:paraId="6BABD856"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1.03 (1.00, 1.06)</w:t>
            </w:r>
          </w:p>
        </w:tc>
      </w:tr>
      <w:tr w:rsidR="001A1C5E" w:rsidRPr="00080C1D" w14:paraId="109210E7" w14:textId="77777777" w:rsidTr="004C3696">
        <w:tc>
          <w:tcPr>
            <w:tcW w:w="2074" w:type="dxa"/>
          </w:tcPr>
          <w:p w14:paraId="570CEAAB"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absorbance</w:t>
            </w:r>
          </w:p>
        </w:tc>
        <w:tc>
          <w:tcPr>
            <w:tcW w:w="2074" w:type="dxa"/>
            <w:shd w:val="clear" w:color="auto" w:fill="auto"/>
          </w:tcPr>
          <w:p w14:paraId="259373A5"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rPr>
              <w:t>1.</w:t>
            </w:r>
            <w:r>
              <w:rPr>
                <w:rFonts w:ascii="Calibri" w:eastAsia="等线" w:hAnsi="Calibri" w:cs="Times New Roman"/>
              </w:rPr>
              <w:t>19</w:t>
            </w:r>
            <w:r w:rsidRPr="00E26A13">
              <w:rPr>
                <w:rFonts w:ascii="Calibri" w:eastAsia="等线" w:hAnsi="Calibri" w:cs="Times New Roman"/>
              </w:rPr>
              <w:t xml:space="preserve"> (1.</w:t>
            </w:r>
            <w:r>
              <w:rPr>
                <w:rFonts w:ascii="Calibri" w:eastAsia="等线" w:hAnsi="Calibri" w:cs="Times New Roman"/>
              </w:rPr>
              <w:t>10</w:t>
            </w:r>
            <w:r w:rsidRPr="00E26A13">
              <w:rPr>
                <w:rFonts w:ascii="Calibri" w:eastAsia="等线" w:hAnsi="Calibri" w:cs="Times New Roman"/>
              </w:rPr>
              <w:t>, 1.2</w:t>
            </w:r>
            <w:r>
              <w:rPr>
                <w:rFonts w:ascii="Calibri" w:eastAsia="等线" w:hAnsi="Calibri" w:cs="Times New Roman"/>
              </w:rPr>
              <w:t>8</w:t>
            </w:r>
            <w:r w:rsidRPr="00E26A13">
              <w:rPr>
                <w:rFonts w:ascii="Calibri" w:eastAsia="等线" w:hAnsi="Calibri" w:cs="Times New Roman"/>
              </w:rPr>
              <w:t>)</w:t>
            </w:r>
          </w:p>
        </w:tc>
        <w:tc>
          <w:tcPr>
            <w:tcW w:w="2074" w:type="dxa"/>
            <w:shd w:val="clear" w:color="auto" w:fill="auto"/>
            <w:vAlign w:val="bottom"/>
          </w:tcPr>
          <w:p w14:paraId="24C84C65"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1.17 (1.04, 1.32)</w:t>
            </w:r>
          </w:p>
        </w:tc>
        <w:tc>
          <w:tcPr>
            <w:tcW w:w="2074" w:type="dxa"/>
            <w:shd w:val="clear" w:color="auto" w:fill="auto"/>
            <w:vAlign w:val="bottom"/>
          </w:tcPr>
          <w:p w14:paraId="33279529"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1.14 (0.97, 1.34)</w:t>
            </w:r>
          </w:p>
        </w:tc>
      </w:tr>
      <w:tr w:rsidR="001A1C5E" w:rsidRPr="00080C1D" w14:paraId="52A1A693" w14:textId="77777777" w:rsidTr="004C3696">
        <w:tc>
          <w:tcPr>
            <w:tcW w:w="2074" w:type="dxa"/>
          </w:tcPr>
          <w:p w14:paraId="4E9F1A93"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NO</w:t>
            </w:r>
            <w:r w:rsidRPr="00080C1D">
              <w:rPr>
                <w:rFonts w:ascii="Calibri" w:eastAsia="等线" w:hAnsi="Calibri" w:cs="Calibri"/>
                <w:vertAlign w:val="subscript"/>
                <w:lang w:val="en-US"/>
              </w:rPr>
              <w:t>2</w:t>
            </w:r>
          </w:p>
        </w:tc>
        <w:tc>
          <w:tcPr>
            <w:tcW w:w="2074" w:type="dxa"/>
            <w:shd w:val="clear" w:color="auto" w:fill="auto"/>
          </w:tcPr>
          <w:p w14:paraId="48CB5D22"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rPr>
              <w:t>1.2</w:t>
            </w:r>
            <w:r>
              <w:rPr>
                <w:rFonts w:ascii="Calibri" w:eastAsia="等线" w:hAnsi="Calibri" w:cs="Times New Roman"/>
              </w:rPr>
              <w:t>5</w:t>
            </w:r>
            <w:r w:rsidRPr="00E26A13">
              <w:rPr>
                <w:rFonts w:ascii="Calibri" w:eastAsia="等线" w:hAnsi="Calibri" w:cs="Times New Roman"/>
              </w:rPr>
              <w:t xml:space="preserve"> (1.15, 1.34)</w:t>
            </w:r>
          </w:p>
        </w:tc>
        <w:tc>
          <w:tcPr>
            <w:tcW w:w="2074" w:type="dxa"/>
            <w:shd w:val="clear" w:color="auto" w:fill="auto"/>
            <w:vAlign w:val="bottom"/>
          </w:tcPr>
          <w:p w14:paraId="3CC0B220"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1.29 (1.17, 1.43)</w:t>
            </w:r>
          </w:p>
        </w:tc>
        <w:tc>
          <w:tcPr>
            <w:tcW w:w="2074" w:type="dxa"/>
            <w:shd w:val="clear" w:color="auto" w:fill="auto"/>
            <w:vAlign w:val="bottom"/>
          </w:tcPr>
          <w:p w14:paraId="477E481F"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1.22 (1.07, 1.39)</w:t>
            </w:r>
          </w:p>
        </w:tc>
      </w:tr>
      <w:tr w:rsidR="001A1C5E" w:rsidRPr="00080C1D" w14:paraId="469AEBBB" w14:textId="77777777" w:rsidTr="004C3696">
        <w:tc>
          <w:tcPr>
            <w:tcW w:w="2074" w:type="dxa"/>
          </w:tcPr>
          <w:p w14:paraId="1E804306"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NO</w:t>
            </w:r>
            <w:r w:rsidRPr="00080C1D">
              <w:rPr>
                <w:rFonts w:ascii="Calibri" w:eastAsia="等线" w:hAnsi="Calibri" w:cs="Calibri"/>
                <w:vertAlign w:val="subscript"/>
                <w:lang w:val="en-US"/>
              </w:rPr>
              <w:t>x</w:t>
            </w:r>
          </w:p>
        </w:tc>
        <w:tc>
          <w:tcPr>
            <w:tcW w:w="2074" w:type="dxa"/>
            <w:shd w:val="clear" w:color="auto" w:fill="auto"/>
          </w:tcPr>
          <w:p w14:paraId="39980D0E"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rPr>
              <w:t>1.14 (1.07, 1.22)</w:t>
            </w:r>
          </w:p>
        </w:tc>
        <w:tc>
          <w:tcPr>
            <w:tcW w:w="2074" w:type="dxa"/>
            <w:shd w:val="clear" w:color="auto" w:fill="auto"/>
            <w:vAlign w:val="bottom"/>
          </w:tcPr>
          <w:p w14:paraId="19399DB1"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1.24 (1.15, 1.34)</w:t>
            </w:r>
          </w:p>
        </w:tc>
        <w:tc>
          <w:tcPr>
            <w:tcW w:w="2074" w:type="dxa"/>
            <w:shd w:val="clear" w:color="auto" w:fill="auto"/>
            <w:vAlign w:val="bottom"/>
          </w:tcPr>
          <w:p w14:paraId="52634D57"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0.96 (0.86, 1.06)</w:t>
            </w:r>
          </w:p>
        </w:tc>
      </w:tr>
      <w:tr w:rsidR="001A1C5E" w:rsidRPr="00080C1D" w14:paraId="6D971375" w14:textId="77777777" w:rsidTr="004C3696">
        <w:tc>
          <w:tcPr>
            <w:tcW w:w="2074" w:type="dxa"/>
          </w:tcPr>
          <w:p w14:paraId="405238B4"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UFP</w:t>
            </w:r>
          </w:p>
        </w:tc>
        <w:tc>
          <w:tcPr>
            <w:tcW w:w="2074" w:type="dxa"/>
            <w:shd w:val="clear" w:color="auto" w:fill="auto"/>
          </w:tcPr>
          <w:p w14:paraId="2D562E14"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1</w:t>
            </w:r>
            <w:r w:rsidRPr="00E26A13">
              <w:rPr>
                <w:rFonts w:ascii="Calibri" w:eastAsia="等线" w:hAnsi="Calibri" w:cs="Times New Roman"/>
              </w:rPr>
              <w:t xml:space="preserve"> (1.05, 1.16)</w:t>
            </w:r>
          </w:p>
        </w:tc>
        <w:tc>
          <w:tcPr>
            <w:tcW w:w="2074" w:type="dxa"/>
            <w:shd w:val="clear" w:color="auto" w:fill="auto"/>
            <w:vAlign w:val="bottom"/>
          </w:tcPr>
          <w:p w14:paraId="5E328331"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1.13 (1.06, 1.2)</w:t>
            </w:r>
          </w:p>
        </w:tc>
        <w:tc>
          <w:tcPr>
            <w:tcW w:w="2074" w:type="dxa"/>
            <w:shd w:val="clear" w:color="auto" w:fill="auto"/>
            <w:vAlign w:val="bottom"/>
          </w:tcPr>
          <w:p w14:paraId="52DFC50B"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1.09 (1.01, 1.18)</w:t>
            </w:r>
          </w:p>
        </w:tc>
      </w:tr>
      <w:tr w:rsidR="001A1C5E" w:rsidRPr="00080C1D" w14:paraId="734F290C" w14:textId="77777777" w:rsidTr="004C3696">
        <w:tc>
          <w:tcPr>
            <w:tcW w:w="2074" w:type="dxa"/>
          </w:tcPr>
          <w:p w14:paraId="57D24EE3"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Cu</w:t>
            </w:r>
          </w:p>
        </w:tc>
        <w:tc>
          <w:tcPr>
            <w:tcW w:w="2074" w:type="dxa"/>
            <w:shd w:val="clear" w:color="auto" w:fill="auto"/>
          </w:tcPr>
          <w:p w14:paraId="3A293D25"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8</w:t>
            </w:r>
            <w:r w:rsidRPr="00E26A13">
              <w:rPr>
                <w:rFonts w:ascii="Calibri" w:eastAsia="等线" w:hAnsi="Calibri" w:cs="Times New Roman"/>
              </w:rPr>
              <w:t xml:space="preserve"> (1.10, 1.2</w:t>
            </w:r>
            <w:r>
              <w:rPr>
                <w:rFonts w:ascii="Calibri" w:eastAsia="等线" w:hAnsi="Calibri" w:cs="Times New Roman"/>
              </w:rPr>
              <w:t>7</w:t>
            </w:r>
            <w:r w:rsidRPr="00E26A13">
              <w:rPr>
                <w:rFonts w:ascii="Calibri" w:eastAsia="等线" w:hAnsi="Calibri" w:cs="Times New Roman"/>
              </w:rPr>
              <w:t>)</w:t>
            </w:r>
          </w:p>
        </w:tc>
        <w:tc>
          <w:tcPr>
            <w:tcW w:w="2074" w:type="dxa"/>
            <w:shd w:val="clear" w:color="auto" w:fill="auto"/>
            <w:vAlign w:val="bottom"/>
          </w:tcPr>
          <w:p w14:paraId="5B1B96BF"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1.22 (1.12, 1.33)</w:t>
            </w:r>
          </w:p>
        </w:tc>
        <w:tc>
          <w:tcPr>
            <w:tcW w:w="2074" w:type="dxa"/>
            <w:shd w:val="clear" w:color="auto" w:fill="auto"/>
            <w:vAlign w:val="bottom"/>
          </w:tcPr>
          <w:p w14:paraId="4C730337"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1.16 (1.03, 1.30)</w:t>
            </w:r>
          </w:p>
        </w:tc>
      </w:tr>
      <w:tr w:rsidR="001A1C5E" w:rsidRPr="00080C1D" w14:paraId="2552B5D4" w14:textId="77777777" w:rsidTr="004C3696">
        <w:tc>
          <w:tcPr>
            <w:tcW w:w="2074" w:type="dxa"/>
          </w:tcPr>
          <w:p w14:paraId="3EE6A9EB"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r w:rsidRPr="00080C1D">
              <w:rPr>
                <w:rFonts w:ascii="Calibri" w:eastAsia="等线" w:hAnsi="Calibri" w:cs="Calibri"/>
                <w:lang w:val="en-US"/>
              </w:rPr>
              <w:t xml:space="preserve"> Cu</w:t>
            </w:r>
          </w:p>
        </w:tc>
        <w:tc>
          <w:tcPr>
            <w:tcW w:w="2074" w:type="dxa"/>
            <w:shd w:val="clear" w:color="auto" w:fill="auto"/>
          </w:tcPr>
          <w:p w14:paraId="32118040"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.08 (1.0</w:t>
            </w:r>
            <w:r>
              <w:rPr>
                <w:rFonts w:ascii="Calibri" w:eastAsia="等线" w:hAnsi="Calibri" w:cs="Times New Roman"/>
              </w:rPr>
              <w:t>2</w:t>
            </w:r>
            <w:r w:rsidRPr="00E26A13">
              <w:rPr>
                <w:rFonts w:ascii="Calibri" w:eastAsia="等线" w:hAnsi="Calibri" w:cs="Times New Roman"/>
              </w:rPr>
              <w:t>, 1.1</w:t>
            </w:r>
            <w:r>
              <w:rPr>
                <w:rFonts w:ascii="Calibri" w:eastAsia="等线" w:hAnsi="Calibri" w:cs="Times New Roman"/>
              </w:rPr>
              <w:t>5</w:t>
            </w:r>
            <w:r w:rsidRPr="00E26A13">
              <w:rPr>
                <w:rFonts w:ascii="Calibri" w:eastAsia="等线" w:hAnsi="Calibri" w:cs="Times New Roman"/>
              </w:rPr>
              <w:t>)</w:t>
            </w:r>
          </w:p>
        </w:tc>
        <w:tc>
          <w:tcPr>
            <w:tcW w:w="2074" w:type="dxa"/>
            <w:shd w:val="clear" w:color="auto" w:fill="auto"/>
            <w:vAlign w:val="bottom"/>
          </w:tcPr>
          <w:p w14:paraId="6471F5F5"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1.09 (1.01, 1.17)</w:t>
            </w:r>
          </w:p>
        </w:tc>
        <w:tc>
          <w:tcPr>
            <w:tcW w:w="2074" w:type="dxa"/>
            <w:shd w:val="clear" w:color="auto" w:fill="auto"/>
            <w:vAlign w:val="bottom"/>
          </w:tcPr>
          <w:p w14:paraId="02F5A8A0"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1.07 (0.96, 1.18)</w:t>
            </w:r>
          </w:p>
        </w:tc>
      </w:tr>
      <w:tr w:rsidR="001A1C5E" w:rsidRPr="00080C1D" w14:paraId="6CF76D4D" w14:textId="77777777" w:rsidTr="004C3696">
        <w:tc>
          <w:tcPr>
            <w:tcW w:w="2074" w:type="dxa"/>
          </w:tcPr>
          <w:p w14:paraId="7116463B"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Fe</w:t>
            </w:r>
          </w:p>
        </w:tc>
        <w:tc>
          <w:tcPr>
            <w:tcW w:w="2074" w:type="dxa"/>
            <w:shd w:val="clear" w:color="auto" w:fill="auto"/>
          </w:tcPr>
          <w:p w14:paraId="7E912976"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.2</w:t>
            </w:r>
            <w:r>
              <w:rPr>
                <w:rFonts w:ascii="Calibri" w:eastAsia="等线" w:hAnsi="Calibri" w:cs="Times New Roman"/>
              </w:rPr>
              <w:t>2</w:t>
            </w:r>
            <w:r w:rsidRPr="00E26A13">
              <w:rPr>
                <w:rFonts w:ascii="Calibri" w:eastAsia="等线" w:hAnsi="Calibri" w:cs="Times New Roman"/>
              </w:rPr>
              <w:t xml:space="preserve"> (1.13, 1.3</w:t>
            </w:r>
            <w:r>
              <w:rPr>
                <w:rFonts w:ascii="Calibri" w:eastAsia="等线" w:hAnsi="Calibri" w:cs="Times New Roman"/>
              </w:rPr>
              <w:t>1</w:t>
            </w:r>
            <w:r w:rsidRPr="00E26A13">
              <w:rPr>
                <w:rFonts w:ascii="Calibri" w:eastAsia="等线" w:hAnsi="Calibri" w:cs="Times New Roman"/>
              </w:rPr>
              <w:t>)</w:t>
            </w:r>
          </w:p>
        </w:tc>
        <w:tc>
          <w:tcPr>
            <w:tcW w:w="2074" w:type="dxa"/>
            <w:shd w:val="clear" w:color="auto" w:fill="auto"/>
            <w:vAlign w:val="bottom"/>
          </w:tcPr>
          <w:p w14:paraId="21F08097"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1.24 (1.14, 1.36)</w:t>
            </w:r>
          </w:p>
        </w:tc>
        <w:tc>
          <w:tcPr>
            <w:tcW w:w="2074" w:type="dxa"/>
            <w:shd w:val="clear" w:color="auto" w:fill="auto"/>
            <w:vAlign w:val="bottom"/>
          </w:tcPr>
          <w:p w14:paraId="2281E9EA"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1.20 (1.07, 1.35)</w:t>
            </w:r>
          </w:p>
        </w:tc>
      </w:tr>
      <w:tr w:rsidR="001A1C5E" w:rsidRPr="00080C1D" w14:paraId="7C19BB1F" w14:textId="77777777" w:rsidTr="004C3696">
        <w:tc>
          <w:tcPr>
            <w:tcW w:w="2074" w:type="dxa"/>
          </w:tcPr>
          <w:p w14:paraId="6B29251F"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r w:rsidRPr="00080C1D">
              <w:rPr>
                <w:rFonts w:ascii="Calibri" w:eastAsia="等线" w:hAnsi="Calibri" w:cs="Calibri"/>
                <w:lang w:val="en-US"/>
              </w:rPr>
              <w:t xml:space="preserve"> Fe</w:t>
            </w:r>
          </w:p>
        </w:tc>
        <w:tc>
          <w:tcPr>
            <w:tcW w:w="2074" w:type="dxa"/>
            <w:shd w:val="clear" w:color="auto" w:fill="auto"/>
          </w:tcPr>
          <w:p w14:paraId="248203BC"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6</w:t>
            </w:r>
            <w:r w:rsidRPr="00E26A13">
              <w:rPr>
                <w:rFonts w:ascii="Calibri" w:eastAsia="等线" w:hAnsi="Calibri" w:cs="Times New Roman"/>
              </w:rPr>
              <w:t xml:space="preserve"> (1.</w:t>
            </w:r>
            <w:r>
              <w:rPr>
                <w:rFonts w:ascii="Calibri" w:eastAsia="等线" w:hAnsi="Calibri" w:cs="Times New Roman"/>
              </w:rPr>
              <w:t>09</w:t>
            </w:r>
            <w:r w:rsidRPr="00E26A13">
              <w:rPr>
                <w:rFonts w:ascii="Calibri" w:eastAsia="等线" w:hAnsi="Calibri" w:cs="Times New Roman"/>
              </w:rPr>
              <w:t>, 1.2</w:t>
            </w:r>
            <w:r>
              <w:rPr>
                <w:rFonts w:ascii="Calibri" w:eastAsia="等线" w:hAnsi="Calibri" w:cs="Times New Roman"/>
              </w:rPr>
              <w:t>4</w:t>
            </w:r>
            <w:r w:rsidRPr="00E26A13">
              <w:rPr>
                <w:rFonts w:ascii="Calibri" w:eastAsia="等线" w:hAnsi="Calibri" w:cs="Times New Roman"/>
              </w:rPr>
              <w:t>)</w:t>
            </w:r>
          </w:p>
        </w:tc>
        <w:tc>
          <w:tcPr>
            <w:tcW w:w="2074" w:type="dxa"/>
            <w:shd w:val="clear" w:color="auto" w:fill="auto"/>
            <w:vAlign w:val="bottom"/>
          </w:tcPr>
          <w:p w14:paraId="2AD6054F"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1.20 (1.11, 1.30)</w:t>
            </w:r>
          </w:p>
        </w:tc>
        <w:tc>
          <w:tcPr>
            <w:tcW w:w="2074" w:type="dxa"/>
            <w:shd w:val="clear" w:color="auto" w:fill="auto"/>
            <w:vAlign w:val="bottom"/>
          </w:tcPr>
          <w:p w14:paraId="6F968282"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1.16 (1.04, 1.29)</w:t>
            </w:r>
          </w:p>
        </w:tc>
      </w:tr>
      <w:tr w:rsidR="001A1C5E" w:rsidRPr="00080C1D" w14:paraId="6CE4F734" w14:textId="77777777" w:rsidTr="004C3696">
        <w:tc>
          <w:tcPr>
            <w:tcW w:w="2074" w:type="dxa"/>
          </w:tcPr>
          <w:p w14:paraId="022C84E2"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K</w:t>
            </w:r>
          </w:p>
        </w:tc>
        <w:tc>
          <w:tcPr>
            <w:tcW w:w="2074" w:type="dxa"/>
            <w:shd w:val="clear" w:color="auto" w:fill="auto"/>
          </w:tcPr>
          <w:p w14:paraId="00F285E2"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0</w:t>
            </w:r>
            <w:r w:rsidRPr="00E26A13">
              <w:rPr>
                <w:rFonts w:ascii="Calibri" w:eastAsia="等线" w:hAnsi="Calibri" w:cs="Times New Roman"/>
              </w:rPr>
              <w:t>.9</w:t>
            </w:r>
            <w:r>
              <w:rPr>
                <w:rFonts w:ascii="Calibri" w:eastAsia="等线" w:hAnsi="Calibri" w:cs="Times New Roman"/>
              </w:rPr>
              <w:t>8</w:t>
            </w:r>
            <w:r w:rsidRPr="00E26A13">
              <w:rPr>
                <w:rFonts w:ascii="Calibri" w:eastAsia="等线" w:hAnsi="Calibri" w:cs="Times New Roman"/>
              </w:rPr>
              <w:t xml:space="preserve"> (0.9</w:t>
            </w:r>
            <w:r>
              <w:rPr>
                <w:rFonts w:ascii="Calibri" w:eastAsia="等线" w:hAnsi="Calibri" w:cs="Times New Roman"/>
              </w:rPr>
              <w:t>0</w:t>
            </w:r>
            <w:r w:rsidRPr="00E26A13">
              <w:rPr>
                <w:rFonts w:ascii="Calibri" w:eastAsia="等线" w:hAnsi="Calibri" w:cs="Times New Roman"/>
              </w:rPr>
              <w:t>, 1.07)</w:t>
            </w:r>
          </w:p>
        </w:tc>
        <w:tc>
          <w:tcPr>
            <w:tcW w:w="2074" w:type="dxa"/>
            <w:shd w:val="clear" w:color="auto" w:fill="auto"/>
            <w:vAlign w:val="bottom"/>
          </w:tcPr>
          <w:p w14:paraId="7306CFEB"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0.96 (0.87, 1.07)</w:t>
            </w:r>
          </w:p>
        </w:tc>
        <w:tc>
          <w:tcPr>
            <w:tcW w:w="2074" w:type="dxa"/>
            <w:shd w:val="clear" w:color="auto" w:fill="auto"/>
            <w:vAlign w:val="bottom"/>
          </w:tcPr>
          <w:p w14:paraId="676370A2"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1.04 (0.91, 1.19)</w:t>
            </w:r>
          </w:p>
        </w:tc>
      </w:tr>
      <w:tr w:rsidR="001A1C5E" w:rsidRPr="00080C1D" w14:paraId="5D137AC7" w14:textId="77777777" w:rsidTr="004C3696">
        <w:tc>
          <w:tcPr>
            <w:tcW w:w="2074" w:type="dxa"/>
          </w:tcPr>
          <w:p w14:paraId="26EC6580"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r w:rsidRPr="00080C1D">
              <w:rPr>
                <w:rFonts w:ascii="Calibri" w:eastAsia="等线" w:hAnsi="Calibri" w:cs="Calibri"/>
                <w:lang w:val="en-US"/>
              </w:rPr>
              <w:t xml:space="preserve"> K</w:t>
            </w:r>
          </w:p>
        </w:tc>
        <w:tc>
          <w:tcPr>
            <w:tcW w:w="2074" w:type="dxa"/>
            <w:shd w:val="clear" w:color="auto" w:fill="auto"/>
          </w:tcPr>
          <w:p w14:paraId="55FEB0A5"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w:t>
            </w:r>
            <w:r>
              <w:rPr>
                <w:rFonts w:ascii="Calibri" w:eastAsia="等线" w:hAnsi="Calibri" w:cs="Times New Roman"/>
              </w:rPr>
              <w:t>09</w:t>
            </w:r>
            <w:r w:rsidRPr="00E26A13">
              <w:rPr>
                <w:rFonts w:ascii="Calibri" w:eastAsia="等线" w:hAnsi="Calibri" w:cs="Times New Roman"/>
              </w:rPr>
              <w:t xml:space="preserve"> (1.0</w:t>
            </w:r>
            <w:r>
              <w:rPr>
                <w:rFonts w:ascii="Calibri" w:eastAsia="等线" w:hAnsi="Calibri" w:cs="Times New Roman"/>
              </w:rPr>
              <w:t>2</w:t>
            </w:r>
            <w:r w:rsidRPr="00E26A13">
              <w:rPr>
                <w:rFonts w:ascii="Calibri" w:eastAsia="等线" w:hAnsi="Calibri" w:cs="Times New Roman"/>
              </w:rPr>
              <w:t>, 1.17)</w:t>
            </w:r>
          </w:p>
        </w:tc>
        <w:tc>
          <w:tcPr>
            <w:tcW w:w="2074" w:type="dxa"/>
            <w:shd w:val="clear" w:color="auto" w:fill="auto"/>
            <w:vAlign w:val="bottom"/>
          </w:tcPr>
          <w:p w14:paraId="26CB9F48"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1.14 (1.05, 1.23)</w:t>
            </w:r>
          </w:p>
        </w:tc>
        <w:tc>
          <w:tcPr>
            <w:tcW w:w="2074" w:type="dxa"/>
            <w:shd w:val="clear" w:color="auto" w:fill="auto"/>
            <w:vAlign w:val="bottom"/>
          </w:tcPr>
          <w:p w14:paraId="6CAA51DD"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1.08 (0.97, 1.21)</w:t>
            </w:r>
          </w:p>
        </w:tc>
      </w:tr>
      <w:tr w:rsidR="001A1C5E" w:rsidRPr="00080C1D" w14:paraId="5DC59B97" w14:textId="77777777" w:rsidTr="004C3696">
        <w:tc>
          <w:tcPr>
            <w:tcW w:w="2074" w:type="dxa"/>
          </w:tcPr>
          <w:p w14:paraId="4F5A08EC"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Ni</w:t>
            </w:r>
          </w:p>
        </w:tc>
        <w:tc>
          <w:tcPr>
            <w:tcW w:w="2074" w:type="dxa"/>
            <w:shd w:val="clear" w:color="auto" w:fill="auto"/>
          </w:tcPr>
          <w:p w14:paraId="4C151D66"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.15 (1.05, 1.25)</w:t>
            </w:r>
          </w:p>
        </w:tc>
        <w:tc>
          <w:tcPr>
            <w:tcW w:w="2074" w:type="dxa"/>
            <w:shd w:val="clear" w:color="auto" w:fill="auto"/>
            <w:vAlign w:val="bottom"/>
          </w:tcPr>
          <w:p w14:paraId="6115BFD3"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1.20 (1.07, 1.34)</w:t>
            </w:r>
          </w:p>
        </w:tc>
        <w:tc>
          <w:tcPr>
            <w:tcW w:w="2074" w:type="dxa"/>
            <w:shd w:val="clear" w:color="auto" w:fill="auto"/>
            <w:vAlign w:val="bottom"/>
          </w:tcPr>
          <w:p w14:paraId="1A6CDF77"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1.09 (0.94, 1.27)</w:t>
            </w:r>
          </w:p>
        </w:tc>
      </w:tr>
      <w:tr w:rsidR="001A1C5E" w:rsidRPr="00080C1D" w14:paraId="20446BF4" w14:textId="77777777" w:rsidTr="004C3696">
        <w:tc>
          <w:tcPr>
            <w:tcW w:w="2074" w:type="dxa"/>
          </w:tcPr>
          <w:p w14:paraId="00EED503"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r w:rsidRPr="00080C1D">
              <w:rPr>
                <w:rFonts w:ascii="Calibri" w:eastAsia="等线" w:hAnsi="Calibri" w:cs="Calibri"/>
                <w:lang w:val="en-US"/>
              </w:rPr>
              <w:t xml:space="preserve"> Ni</w:t>
            </w:r>
          </w:p>
        </w:tc>
        <w:tc>
          <w:tcPr>
            <w:tcW w:w="2074" w:type="dxa"/>
            <w:shd w:val="clear" w:color="auto" w:fill="auto"/>
          </w:tcPr>
          <w:p w14:paraId="656E8FCE"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.17 (1.07, 1.2</w:t>
            </w:r>
            <w:r>
              <w:rPr>
                <w:rFonts w:ascii="Calibri" w:eastAsia="等线" w:hAnsi="Calibri" w:cs="Times New Roman"/>
              </w:rPr>
              <w:t>8</w:t>
            </w:r>
            <w:r w:rsidRPr="00E26A13">
              <w:rPr>
                <w:rFonts w:ascii="Calibri" w:eastAsia="等线" w:hAnsi="Calibri" w:cs="Times New Roman"/>
              </w:rPr>
              <w:t>)</w:t>
            </w:r>
          </w:p>
        </w:tc>
        <w:tc>
          <w:tcPr>
            <w:tcW w:w="2074" w:type="dxa"/>
            <w:shd w:val="clear" w:color="auto" w:fill="auto"/>
            <w:vAlign w:val="bottom"/>
          </w:tcPr>
          <w:p w14:paraId="5D8FC91F"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1.22 (1.10, 1.36)</w:t>
            </w:r>
          </w:p>
        </w:tc>
        <w:tc>
          <w:tcPr>
            <w:tcW w:w="2074" w:type="dxa"/>
            <w:shd w:val="clear" w:color="auto" w:fill="auto"/>
            <w:vAlign w:val="bottom"/>
          </w:tcPr>
          <w:p w14:paraId="70239628"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1.10 (0.95, 1.26)</w:t>
            </w:r>
          </w:p>
        </w:tc>
      </w:tr>
      <w:tr w:rsidR="001A1C5E" w:rsidRPr="00080C1D" w14:paraId="15DB7F08" w14:textId="77777777" w:rsidTr="004C3696">
        <w:tc>
          <w:tcPr>
            <w:tcW w:w="2074" w:type="dxa"/>
          </w:tcPr>
          <w:p w14:paraId="7BEE2702"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S</w:t>
            </w:r>
          </w:p>
        </w:tc>
        <w:tc>
          <w:tcPr>
            <w:tcW w:w="2074" w:type="dxa"/>
            <w:shd w:val="clear" w:color="auto" w:fill="auto"/>
          </w:tcPr>
          <w:p w14:paraId="7A5B80D8"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w:t>
            </w:r>
            <w:r>
              <w:rPr>
                <w:rFonts w:ascii="Calibri" w:eastAsia="等线" w:hAnsi="Calibri" w:cs="Times New Roman"/>
              </w:rPr>
              <w:t>10</w:t>
            </w:r>
            <w:r w:rsidRPr="00E26A13">
              <w:rPr>
                <w:rFonts w:ascii="Calibri" w:eastAsia="等线" w:hAnsi="Calibri" w:cs="Times New Roman"/>
              </w:rPr>
              <w:t xml:space="preserve"> (1.02, 1.1</w:t>
            </w:r>
            <w:r>
              <w:rPr>
                <w:rFonts w:ascii="Calibri" w:eastAsia="等线" w:hAnsi="Calibri" w:cs="Times New Roman"/>
              </w:rPr>
              <w:t>8</w:t>
            </w:r>
            <w:r w:rsidRPr="00E26A13">
              <w:rPr>
                <w:rFonts w:ascii="Calibri" w:eastAsia="等线" w:hAnsi="Calibri" w:cs="Times New Roman"/>
              </w:rPr>
              <w:t>)</w:t>
            </w:r>
          </w:p>
        </w:tc>
        <w:tc>
          <w:tcPr>
            <w:tcW w:w="2074" w:type="dxa"/>
            <w:shd w:val="clear" w:color="auto" w:fill="auto"/>
            <w:vAlign w:val="bottom"/>
          </w:tcPr>
          <w:p w14:paraId="236AC7E5"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1.11 (1.01, 1.22)</w:t>
            </w:r>
          </w:p>
        </w:tc>
        <w:tc>
          <w:tcPr>
            <w:tcW w:w="2074" w:type="dxa"/>
            <w:shd w:val="clear" w:color="auto" w:fill="auto"/>
            <w:vAlign w:val="bottom"/>
          </w:tcPr>
          <w:p w14:paraId="5283658C"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1.10 (0.98, 1.23)</w:t>
            </w:r>
          </w:p>
        </w:tc>
      </w:tr>
      <w:tr w:rsidR="001A1C5E" w:rsidRPr="00080C1D" w14:paraId="76E5CCEA" w14:textId="77777777" w:rsidTr="004C3696">
        <w:tc>
          <w:tcPr>
            <w:tcW w:w="2074" w:type="dxa"/>
          </w:tcPr>
          <w:p w14:paraId="20A52136"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r w:rsidRPr="00080C1D">
              <w:rPr>
                <w:rFonts w:ascii="Calibri" w:eastAsia="等线" w:hAnsi="Calibri" w:cs="Calibri"/>
                <w:lang w:val="en-US"/>
              </w:rPr>
              <w:t xml:space="preserve"> S</w:t>
            </w:r>
          </w:p>
        </w:tc>
        <w:tc>
          <w:tcPr>
            <w:tcW w:w="2074" w:type="dxa"/>
            <w:shd w:val="clear" w:color="auto" w:fill="auto"/>
          </w:tcPr>
          <w:p w14:paraId="79F7DD25"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.0</w:t>
            </w:r>
            <w:r>
              <w:rPr>
                <w:rFonts w:ascii="Calibri" w:eastAsia="等线" w:hAnsi="Calibri" w:cs="Times New Roman"/>
              </w:rPr>
              <w:t>8</w:t>
            </w:r>
            <w:r w:rsidRPr="00E26A13">
              <w:rPr>
                <w:rFonts w:ascii="Calibri" w:eastAsia="等线" w:hAnsi="Calibri" w:cs="Times New Roman"/>
              </w:rPr>
              <w:t xml:space="preserve"> (1.01, 1.1</w:t>
            </w:r>
            <w:r>
              <w:rPr>
                <w:rFonts w:ascii="Calibri" w:eastAsia="等线" w:hAnsi="Calibri" w:cs="Times New Roman"/>
              </w:rPr>
              <w:t>5)</w:t>
            </w:r>
          </w:p>
        </w:tc>
        <w:tc>
          <w:tcPr>
            <w:tcW w:w="2074" w:type="dxa"/>
            <w:shd w:val="clear" w:color="auto" w:fill="auto"/>
            <w:vAlign w:val="bottom"/>
          </w:tcPr>
          <w:p w14:paraId="34EBCE0D"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1.08 (1.00, 1.17)</w:t>
            </w:r>
          </w:p>
        </w:tc>
        <w:tc>
          <w:tcPr>
            <w:tcW w:w="2074" w:type="dxa"/>
            <w:shd w:val="clear" w:color="auto" w:fill="auto"/>
            <w:vAlign w:val="bottom"/>
          </w:tcPr>
          <w:p w14:paraId="554C9B11"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1.08 (0.98, 1.20)</w:t>
            </w:r>
          </w:p>
        </w:tc>
      </w:tr>
      <w:tr w:rsidR="001A1C5E" w:rsidRPr="00080C1D" w14:paraId="68652910" w14:textId="77777777" w:rsidTr="004C3696">
        <w:tc>
          <w:tcPr>
            <w:tcW w:w="2074" w:type="dxa"/>
          </w:tcPr>
          <w:p w14:paraId="68F322DE"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Si</w:t>
            </w:r>
          </w:p>
        </w:tc>
        <w:tc>
          <w:tcPr>
            <w:tcW w:w="2074" w:type="dxa"/>
            <w:shd w:val="clear" w:color="auto" w:fill="auto"/>
          </w:tcPr>
          <w:p w14:paraId="528D9436"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2</w:t>
            </w:r>
            <w:r w:rsidRPr="00E26A13">
              <w:rPr>
                <w:rFonts w:ascii="Calibri" w:eastAsia="等线" w:hAnsi="Calibri" w:cs="Times New Roman"/>
              </w:rPr>
              <w:t xml:space="preserve"> (1.0</w:t>
            </w:r>
            <w:r>
              <w:rPr>
                <w:rFonts w:ascii="Calibri" w:eastAsia="等线" w:hAnsi="Calibri" w:cs="Times New Roman"/>
              </w:rPr>
              <w:t>5</w:t>
            </w:r>
            <w:r w:rsidRPr="00E26A13">
              <w:rPr>
                <w:rFonts w:ascii="Calibri" w:eastAsia="等线" w:hAnsi="Calibri" w:cs="Times New Roman"/>
              </w:rPr>
              <w:t>, 1.1</w:t>
            </w:r>
            <w:r>
              <w:rPr>
                <w:rFonts w:ascii="Calibri" w:eastAsia="等线" w:hAnsi="Calibri" w:cs="Times New Roman"/>
              </w:rPr>
              <w:t>9</w:t>
            </w:r>
            <w:r w:rsidRPr="00E26A13">
              <w:rPr>
                <w:rFonts w:ascii="Calibri" w:eastAsia="等线" w:hAnsi="Calibri" w:cs="Times New Roman"/>
              </w:rPr>
              <w:t>)</w:t>
            </w:r>
          </w:p>
        </w:tc>
        <w:tc>
          <w:tcPr>
            <w:tcW w:w="2074" w:type="dxa"/>
            <w:shd w:val="clear" w:color="auto" w:fill="auto"/>
            <w:vAlign w:val="bottom"/>
          </w:tcPr>
          <w:p w14:paraId="1C7BB53C"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1.11 (1.03, 1.21)</w:t>
            </w:r>
          </w:p>
        </w:tc>
        <w:tc>
          <w:tcPr>
            <w:tcW w:w="2074" w:type="dxa"/>
            <w:shd w:val="clear" w:color="auto" w:fill="auto"/>
            <w:vAlign w:val="bottom"/>
          </w:tcPr>
          <w:p w14:paraId="50E47B90"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1.11 (1.00, 1.23)</w:t>
            </w:r>
          </w:p>
        </w:tc>
      </w:tr>
      <w:tr w:rsidR="001A1C5E" w:rsidRPr="00080C1D" w14:paraId="7369041A" w14:textId="77777777" w:rsidTr="004C3696">
        <w:tc>
          <w:tcPr>
            <w:tcW w:w="2074" w:type="dxa"/>
          </w:tcPr>
          <w:p w14:paraId="0BE53E48"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r w:rsidRPr="00080C1D">
              <w:rPr>
                <w:rFonts w:ascii="Calibri" w:eastAsia="等线" w:hAnsi="Calibri" w:cs="Calibri"/>
                <w:lang w:val="en-US"/>
              </w:rPr>
              <w:t xml:space="preserve"> Si</w:t>
            </w:r>
          </w:p>
        </w:tc>
        <w:tc>
          <w:tcPr>
            <w:tcW w:w="2074" w:type="dxa"/>
            <w:shd w:val="clear" w:color="auto" w:fill="auto"/>
          </w:tcPr>
          <w:p w14:paraId="7493001C"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.18 (1.11, 1.25)</w:t>
            </w:r>
          </w:p>
        </w:tc>
        <w:tc>
          <w:tcPr>
            <w:tcW w:w="2074" w:type="dxa"/>
            <w:shd w:val="clear" w:color="auto" w:fill="auto"/>
            <w:vAlign w:val="bottom"/>
          </w:tcPr>
          <w:p w14:paraId="4678159A"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1.17 (1.06, 1.30)</w:t>
            </w:r>
          </w:p>
        </w:tc>
        <w:tc>
          <w:tcPr>
            <w:tcW w:w="2074" w:type="dxa"/>
            <w:shd w:val="clear" w:color="auto" w:fill="auto"/>
            <w:vAlign w:val="bottom"/>
          </w:tcPr>
          <w:p w14:paraId="07E19049"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1.17 (1.02, 1.33)</w:t>
            </w:r>
          </w:p>
        </w:tc>
      </w:tr>
      <w:tr w:rsidR="001A1C5E" w:rsidRPr="00080C1D" w14:paraId="30359D2B" w14:textId="77777777" w:rsidTr="004C3696">
        <w:tc>
          <w:tcPr>
            <w:tcW w:w="2074" w:type="dxa"/>
          </w:tcPr>
          <w:p w14:paraId="1ECF5381"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V</w:t>
            </w:r>
          </w:p>
        </w:tc>
        <w:tc>
          <w:tcPr>
            <w:tcW w:w="2074" w:type="dxa"/>
            <w:shd w:val="clear" w:color="auto" w:fill="auto"/>
          </w:tcPr>
          <w:p w14:paraId="12C351A9"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5</w:t>
            </w:r>
            <w:r w:rsidRPr="00E26A13">
              <w:rPr>
                <w:rFonts w:ascii="Calibri" w:eastAsia="等线" w:hAnsi="Calibri" w:cs="Times New Roman"/>
              </w:rPr>
              <w:t xml:space="preserve"> (1.05, 1.2</w:t>
            </w:r>
            <w:r>
              <w:rPr>
                <w:rFonts w:ascii="Calibri" w:eastAsia="等线" w:hAnsi="Calibri" w:cs="Times New Roman"/>
              </w:rPr>
              <w:t>5</w:t>
            </w:r>
            <w:r w:rsidRPr="00E26A13">
              <w:rPr>
                <w:rFonts w:ascii="Calibri" w:eastAsia="等线" w:hAnsi="Calibri" w:cs="Times New Roman"/>
              </w:rPr>
              <w:t>)</w:t>
            </w:r>
          </w:p>
        </w:tc>
        <w:tc>
          <w:tcPr>
            <w:tcW w:w="2074" w:type="dxa"/>
            <w:shd w:val="clear" w:color="auto" w:fill="auto"/>
            <w:vAlign w:val="bottom"/>
          </w:tcPr>
          <w:p w14:paraId="6A20730B"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1.18 (1.07, 1.31)</w:t>
            </w:r>
          </w:p>
        </w:tc>
        <w:tc>
          <w:tcPr>
            <w:tcW w:w="2074" w:type="dxa"/>
            <w:shd w:val="clear" w:color="auto" w:fill="auto"/>
            <w:vAlign w:val="bottom"/>
          </w:tcPr>
          <w:p w14:paraId="79EA651A"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1.09 (0.95, 1.25)</w:t>
            </w:r>
          </w:p>
        </w:tc>
      </w:tr>
      <w:tr w:rsidR="001A1C5E" w:rsidRPr="00080C1D" w14:paraId="0C70C049" w14:textId="77777777" w:rsidTr="004C3696">
        <w:tc>
          <w:tcPr>
            <w:tcW w:w="2074" w:type="dxa"/>
          </w:tcPr>
          <w:p w14:paraId="13DB44E1"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r w:rsidRPr="00080C1D">
              <w:rPr>
                <w:rFonts w:ascii="Calibri" w:eastAsia="等线" w:hAnsi="Calibri" w:cs="Calibri"/>
                <w:lang w:val="en-US"/>
              </w:rPr>
              <w:t xml:space="preserve"> V</w:t>
            </w:r>
          </w:p>
        </w:tc>
        <w:tc>
          <w:tcPr>
            <w:tcW w:w="2074" w:type="dxa"/>
            <w:shd w:val="clear" w:color="auto" w:fill="auto"/>
          </w:tcPr>
          <w:p w14:paraId="5DEE1F70"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4</w:t>
            </w:r>
            <w:r w:rsidRPr="00E26A13">
              <w:rPr>
                <w:rFonts w:ascii="Calibri" w:eastAsia="等线" w:hAnsi="Calibri" w:cs="Times New Roman"/>
              </w:rPr>
              <w:t xml:space="preserve"> (1.05, 1.23)</w:t>
            </w:r>
          </w:p>
        </w:tc>
        <w:tc>
          <w:tcPr>
            <w:tcW w:w="2074" w:type="dxa"/>
            <w:shd w:val="clear" w:color="auto" w:fill="auto"/>
            <w:vAlign w:val="bottom"/>
          </w:tcPr>
          <w:p w14:paraId="1338F244"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1.17 (1.06, 1.29)</w:t>
            </w:r>
          </w:p>
        </w:tc>
        <w:tc>
          <w:tcPr>
            <w:tcW w:w="2074" w:type="dxa"/>
            <w:shd w:val="clear" w:color="auto" w:fill="auto"/>
            <w:vAlign w:val="bottom"/>
          </w:tcPr>
          <w:p w14:paraId="0AB2E7BC"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1.08 (0.95, 1.50)</w:t>
            </w:r>
          </w:p>
        </w:tc>
      </w:tr>
      <w:tr w:rsidR="001A1C5E" w:rsidRPr="00080C1D" w14:paraId="37587F69" w14:textId="77777777" w:rsidTr="004C3696">
        <w:tc>
          <w:tcPr>
            <w:tcW w:w="2074" w:type="dxa"/>
          </w:tcPr>
          <w:p w14:paraId="5C8D71B5"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Zn</w:t>
            </w:r>
          </w:p>
        </w:tc>
        <w:tc>
          <w:tcPr>
            <w:tcW w:w="2074" w:type="dxa"/>
            <w:shd w:val="clear" w:color="auto" w:fill="auto"/>
          </w:tcPr>
          <w:p w14:paraId="395007A5"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0</w:t>
            </w:r>
            <w:r w:rsidRPr="00E26A13">
              <w:rPr>
                <w:rFonts w:ascii="Calibri" w:eastAsia="等线" w:hAnsi="Calibri" w:cs="Times New Roman"/>
              </w:rPr>
              <w:t>.96 (0.88, 1.04)</w:t>
            </w:r>
          </w:p>
        </w:tc>
        <w:tc>
          <w:tcPr>
            <w:tcW w:w="2074" w:type="dxa"/>
            <w:shd w:val="clear" w:color="auto" w:fill="auto"/>
            <w:vAlign w:val="bottom"/>
          </w:tcPr>
          <w:p w14:paraId="4E420514"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0.93 (0.84, 1.04)</w:t>
            </w:r>
          </w:p>
        </w:tc>
        <w:tc>
          <w:tcPr>
            <w:tcW w:w="2074" w:type="dxa"/>
            <w:shd w:val="clear" w:color="auto" w:fill="auto"/>
            <w:vAlign w:val="bottom"/>
          </w:tcPr>
          <w:p w14:paraId="55C9BCB0"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1.02 (0.89, 1.18)</w:t>
            </w:r>
          </w:p>
        </w:tc>
      </w:tr>
      <w:tr w:rsidR="001A1C5E" w:rsidRPr="00080C1D" w14:paraId="06DBBB31" w14:textId="77777777" w:rsidTr="004C3696">
        <w:tc>
          <w:tcPr>
            <w:tcW w:w="2074" w:type="dxa"/>
          </w:tcPr>
          <w:p w14:paraId="591C9FF5"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r w:rsidRPr="00080C1D">
              <w:rPr>
                <w:rFonts w:ascii="Calibri" w:eastAsia="等线" w:hAnsi="Calibri" w:cs="Calibri"/>
                <w:lang w:val="en-US"/>
              </w:rPr>
              <w:t xml:space="preserve"> Zn</w:t>
            </w:r>
          </w:p>
        </w:tc>
        <w:tc>
          <w:tcPr>
            <w:tcW w:w="2074" w:type="dxa"/>
            <w:shd w:val="clear" w:color="auto" w:fill="auto"/>
          </w:tcPr>
          <w:p w14:paraId="3A31586A"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0</w:t>
            </w:r>
            <w:r w:rsidRPr="00E26A13">
              <w:rPr>
                <w:rFonts w:ascii="Calibri" w:eastAsia="等线" w:hAnsi="Calibri" w:cs="Times New Roman"/>
              </w:rPr>
              <w:t>.99 (0.91, 1.08)</w:t>
            </w:r>
          </w:p>
        </w:tc>
        <w:tc>
          <w:tcPr>
            <w:tcW w:w="2074" w:type="dxa"/>
            <w:shd w:val="clear" w:color="auto" w:fill="auto"/>
            <w:vAlign w:val="bottom"/>
          </w:tcPr>
          <w:p w14:paraId="1219AF41"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0.97 (0.87, 1.08)</w:t>
            </w:r>
          </w:p>
        </w:tc>
        <w:tc>
          <w:tcPr>
            <w:tcW w:w="2074" w:type="dxa"/>
            <w:shd w:val="clear" w:color="auto" w:fill="auto"/>
            <w:vAlign w:val="bottom"/>
          </w:tcPr>
          <w:p w14:paraId="7E6514CB"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1.05 (0.91, 1.21)</w:t>
            </w:r>
          </w:p>
        </w:tc>
      </w:tr>
      <w:tr w:rsidR="001A1C5E" w:rsidRPr="00080C1D" w14:paraId="48AA584E" w14:textId="77777777" w:rsidTr="004C3696">
        <w:tc>
          <w:tcPr>
            <w:tcW w:w="2074" w:type="dxa"/>
          </w:tcPr>
          <w:p w14:paraId="36A8FBA0"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OP ESR</w:t>
            </w:r>
          </w:p>
        </w:tc>
        <w:tc>
          <w:tcPr>
            <w:tcW w:w="2074" w:type="dxa"/>
            <w:shd w:val="clear" w:color="auto" w:fill="auto"/>
          </w:tcPr>
          <w:p w14:paraId="0BCA0524"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4</w:t>
            </w:r>
            <w:r w:rsidRPr="00E26A13">
              <w:rPr>
                <w:rFonts w:ascii="Calibri" w:eastAsia="等线" w:hAnsi="Calibri" w:cs="Times New Roman"/>
              </w:rPr>
              <w:t xml:space="preserve"> (1.0</w:t>
            </w:r>
            <w:r>
              <w:rPr>
                <w:rFonts w:ascii="Calibri" w:eastAsia="等线" w:hAnsi="Calibri" w:cs="Times New Roman"/>
              </w:rPr>
              <w:t>6</w:t>
            </w:r>
            <w:r w:rsidRPr="00E26A13">
              <w:rPr>
                <w:rFonts w:ascii="Calibri" w:eastAsia="等线" w:hAnsi="Calibri" w:cs="Times New Roman"/>
              </w:rPr>
              <w:t>, 1.2</w:t>
            </w:r>
            <w:r>
              <w:rPr>
                <w:rFonts w:ascii="Calibri" w:eastAsia="等线" w:hAnsi="Calibri" w:cs="Times New Roman"/>
              </w:rPr>
              <w:t>3</w:t>
            </w:r>
            <w:r w:rsidRPr="00E26A13">
              <w:rPr>
                <w:rFonts w:ascii="Calibri" w:eastAsia="等线" w:hAnsi="Calibri" w:cs="Times New Roman"/>
              </w:rPr>
              <w:t>)</w:t>
            </w:r>
          </w:p>
        </w:tc>
        <w:tc>
          <w:tcPr>
            <w:tcW w:w="2074" w:type="dxa"/>
            <w:shd w:val="clear" w:color="auto" w:fill="auto"/>
            <w:vAlign w:val="bottom"/>
          </w:tcPr>
          <w:p w14:paraId="6033EBA6"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1.15 (1.05, 1.27)</w:t>
            </w:r>
          </w:p>
        </w:tc>
        <w:tc>
          <w:tcPr>
            <w:tcW w:w="2074" w:type="dxa"/>
            <w:shd w:val="clear" w:color="auto" w:fill="auto"/>
            <w:vAlign w:val="bottom"/>
          </w:tcPr>
          <w:p w14:paraId="42E43AA3"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1.11 (0.98, 1.24)</w:t>
            </w:r>
          </w:p>
        </w:tc>
      </w:tr>
      <w:tr w:rsidR="001A1C5E" w:rsidRPr="00080C1D" w14:paraId="7DFC11E6" w14:textId="77777777" w:rsidTr="004C3696">
        <w:tc>
          <w:tcPr>
            <w:tcW w:w="2074" w:type="dxa"/>
            <w:tcBorders>
              <w:bottom w:val="single" w:sz="4" w:space="0" w:color="auto"/>
            </w:tcBorders>
          </w:tcPr>
          <w:p w14:paraId="4A0A810D"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OP DDT</w:t>
            </w:r>
          </w:p>
        </w:tc>
        <w:tc>
          <w:tcPr>
            <w:tcW w:w="2074" w:type="dxa"/>
            <w:tcBorders>
              <w:bottom w:val="single" w:sz="4" w:space="0" w:color="auto"/>
            </w:tcBorders>
            <w:shd w:val="clear" w:color="auto" w:fill="auto"/>
          </w:tcPr>
          <w:p w14:paraId="1005ABF6"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.0</w:t>
            </w:r>
            <w:r>
              <w:rPr>
                <w:rFonts w:ascii="Calibri" w:eastAsia="等线" w:hAnsi="Calibri" w:cs="Times New Roman"/>
              </w:rPr>
              <w:t>1</w:t>
            </w:r>
            <w:r w:rsidRPr="00E26A13">
              <w:rPr>
                <w:rFonts w:ascii="Calibri" w:eastAsia="等线" w:hAnsi="Calibri" w:cs="Times New Roman"/>
              </w:rPr>
              <w:t xml:space="preserve"> (0.9</w:t>
            </w:r>
            <w:r>
              <w:rPr>
                <w:rFonts w:ascii="Calibri" w:eastAsia="等线" w:hAnsi="Calibri" w:cs="Times New Roman"/>
              </w:rPr>
              <w:t>3</w:t>
            </w:r>
            <w:r w:rsidRPr="00E26A13">
              <w:rPr>
                <w:rFonts w:ascii="Calibri" w:eastAsia="等线" w:hAnsi="Calibri" w:cs="Times New Roman"/>
              </w:rPr>
              <w:t>, 1.</w:t>
            </w:r>
            <w:r>
              <w:rPr>
                <w:rFonts w:ascii="Calibri" w:eastAsia="等线" w:hAnsi="Calibri" w:cs="Times New Roman"/>
              </w:rPr>
              <w:t>09</w:t>
            </w:r>
            <w:r w:rsidRPr="00E26A13">
              <w:rPr>
                <w:rFonts w:ascii="Calibri" w:eastAsia="等线" w:hAnsi="Calibri" w:cs="Times New Roman"/>
              </w:rPr>
              <w:t>)</w:t>
            </w:r>
          </w:p>
        </w:tc>
        <w:tc>
          <w:tcPr>
            <w:tcW w:w="2074" w:type="dxa"/>
            <w:tcBorders>
              <w:bottom w:val="single" w:sz="4" w:space="0" w:color="auto"/>
            </w:tcBorders>
            <w:shd w:val="clear" w:color="auto" w:fill="auto"/>
            <w:vAlign w:val="bottom"/>
          </w:tcPr>
          <w:p w14:paraId="44A2C6D9"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1.05 (0.95, 1.15)</w:t>
            </w:r>
          </w:p>
        </w:tc>
        <w:tc>
          <w:tcPr>
            <w:tcW w:w="2074" w:type="dxa"/>
            <w:tcBorders>
              <w:bottom w:val="single" w:sz="4" w:space="0" w:color="auto"/>
            </w:tcBorders>
            <w:shd w:val="clear" w:color="auto" w:fill="auto"/>
            <w:vAlign w:val="bottom"/>
          </w:tcPr>
          <w:p w14:paraId="33B33B70"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0.98 (0.86, 1.12)</w:t>
            </w:r>
          </w:p>
        </w:tc>
      </w:tr>
    </w:tbl>
    <w:p w14:paraId="4A479911" w14:textId="55469286" w:rsidR="001A1C5E" w:rsidRPr="00080C1D" w:rsidRDefault="001A1C5E" w:rsidP="001A1C5E">
      <w:pPr>
        <w:rPr>
          <w:rFonts w:ascii="Calibri" w:eastAsia="等线" w:hAnsi="Calibri" w:cs="Calibri"/>
          <w:sz w:val="22"/>
        </w:rPr>
      </w:pPr>
      <w:r w:rsidRPr="00080C1D">
        <w:rPr>
          <w:rFonts w:ascii="Calibri" w:eastAsia="等线" w:hAnsi="Calibri" w:cs="Calibri"/>
          <w:sz w:val="22"/>
        </w:rPr>
        <w:t xml:space="preserve">All results were adjusted for age, </w:t>
      </w:r>
      <w:r>
        <w:rPr>
          <w:rFonts w:ascii="Calibri" w:eastAsia="等线" w:hAnsi="Calibri" w:cs="Calibri"/>
          <w:sz w:val="22"/>
        </w:rPr>
        <w:t>sex</w:t>
      </w:r>
      <w:r w:rsidRPr="00080C1D">
        <w:rPr>
          <w:rFonts w:ascii="Calibri" w:eastAsia="等线" w:hAnsi="Calibri" w:cs="Calibri"/>
          <w:sz w:val="22"/>
        </w:rPr>
        <w:t xml:space="preserve">, </w:t>
      </w:r>
      <w:r>
        <w:rPr>
          <w:rFonts w:ascii="Calibri" w:eastAsia="等线" w:hAnsi="Calibri" w:cs="Calibri"/>
          <w:sz w:val="22"/>
        </w:rPr>
        <w:t xml:space="preserve">body mass index, </w:t>
      </w:r>
      <w:r w:rsidRPr="00080C1D">
        <w:rPr>
          <w:rFonts w:ascii="Calibri" w:eastAsia="等线" w:hAnsi="Calibri" w:cs="Calibri"/>
          <w:sz w:val="22"/>
        </w:rPr>
        <w:t>smoking status, alcohol consumption, education and area SES</w:t>
      </w:r>
      <w:r w:rsidR="006A3B26">
        <w:rPr>
          <w:rFonts w:ascii="Calibri" w:eastAsia="等线" w:hAnsi="Calibri" w:cs="Calibri"/>
          <w:sz w:val="22"/>
        </w:rPr>
        <w:t xml:space="preserve"> using unconditional logistic regression models</w:t>
      </w:r>
      <w:r w:rsidRPr="00080C1D">
        <w:rPr>
          <w:rFonts w:ascii="Calibri" w:eastAsia="等线" w:hAnsi="Calibri" w:cs="Calibri"/>
          <w:sz w:val="22"/>
        </w:rPr>
        <w:t>.</w:t>
      </w:r>
    </w:p>
    <w:p w14:paraId="7C3BF100" w14:textId="77777777" w:rsidR="001A1C5E" w:rsidRDefault="001A1C5E" w:rsidP="001A1C5E">
      <w:pPr>
        <w:rPr>
          <w:rFonts w:ascii="Calibri" w:eastAsia="等线" w:hAnsi="Calibri" w:cs="Calibri"/>
          <w:sz w:val="22"/>
        </w:rPr>
      </w:pPr>
    </w:p>
    <w:p w14:paraId="7466BCB1" w14:textId="77777777" w:rsidR="00CA7D31" w:rsidRPr="00CA7D31" w:rsidRDefault="00CA7D31" w:rsidP="00CA7D31">
      <w:pPr>
        <w:rPr>
          <w:rFonts w:ascii="Calibri" w:eastAsia="等线" w:hAnsi="Calibri" w:cs="Calibri"/>
          <w:sz w:val="22"/>
        </w:rPr>
      </w:pPr>
    </w:p>
    <w:p w14:paraId="55996A45" w14:textId="77777777" w:rsidR="00CA7D31" w:rsidRPr="00CA7D31" w:rsidRDefault="00CA7D31" w:rsidP="00CA7D31">
      <w:pPr>
        <w:rPr>
          <w:rFonts w:ascii="Calibri" w:eastAsia="等线" w:hAnsi="Calibri" w:cs="Calibri"/>
          <w:sz w:val="22"/>
        </w:rPr>
      </w:pPr>
    </w:p>
    <w:p w14:paraId="748BC7C4" w14:textId="77777777" w:rsidR="00CA7D31" w:rsidRPr="00CA7D31" w:rsidRDefault="00CA7D31" w:rsidP="00CA7D31">
      <w:pPr>
        <w:rPr>
          <w:rFonts w:ascii="Calibri" w:eastAsia="等线" w:hAnsi="Calibri" w:cs="Calibri"/>
          <w:sz w:val="22"/>
        </w:rPr>
      </w:pPr>
    </w:p>
    <w:p w14:paraId="1B54DD56" w14:textId="77777777" w:rsidR="00CA7D31" w:rsidRDefault="00CA7D31" w:rsidP="00CA7D31">
      <w:pPr>
        <w:rPr>
          <w:rFonts w:ascii="Calibri" w:eastAsia="等线" w:hAnsi="Calibri" w:cs="Calibri"/>
          <w:sz w:val="22"/>
        </w:rPr>
        <w:sectPr w:rsidR="00CA7D31" w:rsidSect="001A1C5E">
          <w:pgSz w:w="11906" w:h="16838"/>
          <w:pgMar w:top="1440" w:right="1440" w:bottom="1440" w:left="1440" w:header="708" w:footer="708" w:gutter="0"/>
          <w:cols w:space="708"/>
          <w:docGrid w:linePitch="360"/>
        </w:sectPr>
      </w:pPr>
    </w:p>
    <w:p w14:paraId="07CF8F63" w14:textId="77777777" w:rsidR="00CA7D31" w:rsidRDefault="00CA7D31" w:rsidP="00CA7D31">
      <w:pPr>
        <w:rPr>
          <w:rFonts w:ascii="Calibri" w:eastAsia="等线" w:hAnsi="Calibri" w:cs="Calibri"/>
          <w:sz w:val="22"/>
        </w:rPr>
      </w:pPr>
    </w:p>
    <w:p w14:paraId="3ECAE464" w14:textId="0B44608E" w:rsidR="00CA7D31" w:rsidRPr="00355639" w:rsidRDefault="00CA7D31" w:rsidP="00CA7D31">
      <w:pPr>
        <w:widowControl/>
        <w:spacing w:after="160" w:line="259" w:lineRule="auto"/>
        <w:jc w:val="left"/>
        <w:rPr>
          <w:rFonts w:ascii="Calibri" w:eastAsia="等线" w:hAnsi="Calibri" w:cs="Times New Roman"/>
          <w:kern w:val="0"/>
          <w:sz w:val="22"/>
        </w:rPr>
      </w:pPr>
      <w:r w:rsidRPr="00355639">
        <w:rPr>
          <w:rFonts w:ascii="Calibri" w:eastAsia="等线" w:hAnsi="Calibri" w:cs="Times New Roman"/>
          <w:b/>
          <w:bCs/>
          <w:kern w:val="0"/>
          <w:sz w:val="22"/>
        </w:rPr>
        <w:t xml:space="preserve">Table </w:t>
      </w:r>
      <w:r>
        <w:rPr>
          <w:rFonts w:ascii="Calibri" w:eastAsia="等线" w:hAnsi="Calibri" w:cs="Times New Roman"/>
          <w:b/>
          <w:bCs/>
          <w:kern w:val="0"/>
          <w:sz w:val="22"/>
        </w:rPr>
        <w:t>S</w:t>
      </w:r>
      <w:r w:rsidR="00794710">
        <w:rPr>
          <w:rFonts w:ascii="Calibri" w:eastAsia="等线" w:hAnsi="Calibri" w:cs="Times New Roman"/>
          <w:b/>
          <w:bCs/>
          <w:kern w:val="0"/>
          <w:sz w:val="22"/>
        </w:rPr>
        <w:t>6</w:t>
      </w:r>
      <w:r>
        <w:rPr>
          <w:rFonts w:ascii="Calibri" w:eastAsia="等线" w:hAnsi="Calibri" w:cs="Times New Roman"/>
          <w:b/>
          <w:bCs/>
          <w:kern w:val="0"/>
          <w:sz w:val="22"/>
        </w:rPr>
        <w:t xml:space="preserve"> </w:t>
      </w:r>
      <w:r>
        <w:rPr>
          <w:rFonts w:ascii="Calibri" w:eastAsia="等线" w:hAnsi="Calibri" w:cs="Times New Roman"/>
          <w:kern w:val="0"/>
          <w:sz w:val="22"/>
        </w:rPr>
        <w:t>Recalculated</w:t>
      </w:r>
      <w:r w:rsidRPr="00355639">
        <w:rPr>
          <w:rFonts w:ascii="Calibri" w:eastAsia="等线" w:hAnsi="Calibri" w:cs="Times New Roman"/>
          <w:kern w:val="0"/>
          <w:sz w:val="22"/>
        </w:rPr>
        <w:t xml:space="preserve"> exposure values between case and control groups</w:t>
      </w:r>
      <w:r>
        <w:rPr>
          <w:rFonts w:ascii="Calibri" w:eastAsia="等线" w:hAnsi="Calibri" w:cs="Times New Roman"/>
          <w:kern w:val="0"/>
          <w:sz w:val="22"/>
        </w:rPr>
        <w:t xml:space="preserve"> </w:t>
      </w:r>
    </w:p>
    <w:tbl>
      <w:tblPr>
        <w:tblStyle w:val="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8"/>
        <w:gridCol w:w="1750"/>
        <w:gridCol w:w="1924"/>
        <w:gridCol w:w="1334"/>
      </w:tblGrid>
      <w:tr w:rsidR="00CA7D31" w:rsidRPr="00355639" w14:paraId="37562F12" w14:textId="77777777" w:rsidTr="004C3696">
        <w:tc>
          <w:tcPr>
            <w:tcW w:w="2225" w:type="pct"/>
            <w:tcBorders>
              <w:top w:val="single" w:sz="4" w:space="0" w:color="auto"/>
              <w:bottom w:val="single" w:sz="4" w:space="0" w:color="auto"/>
            </w:tcBorders>
          </w:tcPr>
          <w:p w14:paraId="08A8A3BA" w14:textId="77777777" w:rsidR="00CA7D31" w:rsidRPr="00355639" w:rsidRDefault="00CA7D31" w:rsidP="004C3696">
            <w:pPr>
              <w:widowControl/>
              <w:spacing w:line="276" w:lineRule="auto"/>
              <w:jc w:val="left"/>
              <w:rPr>
                <w:rFonts w:ascii="Calibri" w:eastAsia="等线" w:hAnsi="Calibri" w:cs="Times New Roman"/>
                <w:vertAlign w:val="superscript"/>
                <w:lang w:val="en-US"/>
              </w:rPr>
            </w:pPr>
            <w:r w:rsidRPr="00355639">
              <w:rPr>
                <w:rFonts w:ascii="Calibri" w:eastAsia="等线" w:hAnsi="Calibri" w:cs="Times New Roman"/>
                <w:lang w:val="en-US"/>
              </w:rPr>
              <w:t xml:space="preserve">Exposure (mean </w:t>
            </w:r>
            <w:r w:rsidRPr="00355639">
              <w:rPr>
                <w:rFonts w:ascii="Calibri" w:eastAsia="等线" w:hAnsi="Calibri" w:cs="Calibri"/>
                <w:lang w:val="en-US"/>
              </w:rPr>
              <w:t>± SD)</w:t>
            </w:r>
            <w:r w:rsidRPr="00355639">
              <w:rPr>
                <w:rFonts w:ascii="Calibri" w:eastAsia="等线" w:hAnsi="Calibri" w:cs="Calibri"/>
                <w:vertAlign w:val="superscript"/>
                <w:lang w:val="en-US"/>
              </w:rPr>
              <w:t>a</w:t>
            </w:r>
          </w:p>
        </w:tc>
        <w:tc>
          <w:tcPr>
            <w:tcW w:w="969" w:type="pct"/>
            <w:tcBorders>
              <w:top w:val="single" w:sz="4" w:space="0" w:color="auto"/>
              <w:bottom w:val="single" w:sz="4" w:space="0" w:color="auto"/>
            </w:tcBorders>
          </w:tcPr>
          <w:p w14:paraId="489DD06A"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rPr>
              <w:t>Case (N=</w:t>
            </w:r>
            <w:r>
              <w:rPr>
                <w:rFonts w:ascii="Calibri" w:eastAsia="等线" w:hAnsi="Calibri" w:cs="Times New Roman"/>
              </w:rPr>
              <w:t>1636</w:t>
            </w:r>
            <w:r w:rsidRPr="00355639">
              <w:rPr>
                <w:rFonts w:ascii="Calibri" w:eastAsia="等线" w:hAnsi="Calibri" w:cs="Times New Roman"/>
              </w:rPr>
              <w:t>)</w:t>
            </w:r>
          </w:p>
        </w:tc>
        <w:tc>
          <w:tcPr>
            <w:tcW w:w="1066" w:type="pct"/>
            <w:tcBorders>
              <w:top w:val="single" w:sz="4" w:space="0" w:color="auto"/>
              <w:bottom w:val="single" w:sz="4" w:space="0" w:color="auto"/>
            </w:tcBorders>
          </w:tcPr>
          <w:p w14:paraId="69515509"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rPr>
              <w:t>Control (N=</w:t>
            </w:r>
            <w:r w:rsidRPr="00355639">
              <w:rPr>
                <w:rFonts w:ascii="Calibri" w:eastAsia="等线" w:hAnsi="Calibri" w:cs="Times New Roman" w:hint="eastAsia"/>
              </w:rPr>
              <w:t>4024</w:t>
            </w:r>
            <w:r w:rsidRPr="00355639">
              <w:rPr>
                <w:rFonts w:ascii="Calibri" w:eastAsia="等线" w:hAnsi="Calibri" w:cs="Times New Roman"/>
              </w:rPr>
              <w:t>)</w:t>
            </w:r>
          </w:p>
        </w:tc>
        <w:tc>
          <w:tcPr>
            <w:tcW w:w="739" w:type="pct"/>
            <w:tcBorders>
              <w:top w:val="single" w:sz="4" w:space="0" w:color="auto"/>
              <w:bottom w:val="single" w:sz="4" w:space="0" w:color="auto"/>
            </w:tcBorders>
          </w:tcPr>
          <w:p w14:paraId="70383500"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rPr>
              <w:t>P-value</w:t>
            </w:r>
          </w:p>
        </w:tc>
      </w:tr>
      <w:tr w:rsidR="00CA7D31" w:rsidRPr="00355639" w14:paraId="0D8E0154" w14:textId="77777777" w:rsidTr="004C3696">
        <w:tc>
          <w:tcPr>
            <w:tcW w:w="2225" w:type="pct"/>
            <w:tcBorders>
              <w:top w:val="single" w:sz="4" w:space="0" w:color="auto"/>
            </w:tcBorders>
          </w:tcPr>
          <w:p w14:paraId="005898F0"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hint="eastAsia"/>
              </w:rPr>
              <w:t>,</w:t>
            </w:r>
            <w:r w:rsidRPr="00355639">
              <w:rPr>
                <w:rFonts w:ascii="Calibri" w:eastAsia="等线" w:hAnsi="Calibri" w:cs="Times New Roman"/>
              </w:rPr>
              <w:t xml:space="preserve"> </w:t>
            </w:r>
            <w:r w:rsidRPr="00355639">
              <w:rPr>
                <w:rFonts w:ascii="Calibri" w:eastAsia="等线" w:hAnsi="Calibri" w:cs="Calibri"/>
              </w:rPr>
              <w:t>µ</w:t>
            </w:r>
            <w:r w:rsidRPr="00355639">
              <w:rPr>
                <w:rFonts w:ascii="Calibri" w:eastAsia="等线" w:hAnsi="Calibri" w:cs="Times New Roman"/>
              </w:rPr>
              <w:t>g/m</w:t>
            </w:r>
            <w:r w:rsidRPr="00355639">
              <w:rPr>
                <w:rFonts w:ascii="Calibri" w:eastAsia="等线" w:hAnsi="Calibri" w:cs="Times New Roman"/>
                <w:vertAlign w:val="superscript"/>
              </w:rPr>
              <w:t>3</w:t>
            </w:r>
          </w:p>
        </w:tc>
        <w:tc>
          <w:tcPr>
            <w:tcW w:w="969" w:type="pct"/>
            <w:tcBorders>
              <w:top w:val="single" w:sz="4" w:space="0" w:color="auto"/>
            </w:tcBorders>
          </w:tcPr>
          <w:p w14:paraId="61EFE908"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32.</w:t>
            </w:r>
            <w:r w:rsidRPr="00355639">
              <w:rPr>
                <w:rFonts w:ascii="Calibri" w:eastAsia="等线" w:hAnsi="Calibri" w:cs="Times New Roman"/>
              </w:rPr>
              <w:t>8</w:t>
            </w:r>
            <w:r w:rsidRPr="00355639">
              <w:rPr>
                <w:rFonts w:ascii="Calibri" w:eastAsia="等线" w:hAnsi="Calibri" w:cs="Calibri"/>
              </w:rPr>
              <w:t>±2.2</w:t>
            </w:r>
          </w:p>
        </w:tc>
        <w:tc>
          <w:tcPr>
            <w:tcW w:w="1066" w:type="pct"/>
            <w:tcBorders>
              <w:top w:val="single" w:sz="4" w:space="0" w:color="auto"/>
            </w:tcBorders>
          </w:tcPr>
          <w:p w14:paraId="4BCBBA70"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2.6</w:t>
            </w:r>
            <w:r w:rsidRPr="00355639">
              <w:rPr>
                <w:rFonts w:ascii="Calibri" w:eastAsia="等线" w:hAnsi="Calibri" w:cs="Calibri"/>
              </w:rPr>
              <w:t>±</w:t>
            </w:r>
            <w:r>
              <w:rPr>
                <w:rFonts w:ascii="Calibri" w:eastAsia="等线" w:hAnsi="Calibri" w:cs="Calibri"/>
              </w:rPr>
              <w:t>2.2</w:t>
            </w:r>
          </w:p>
        </w:tc>
        <w:tc>
          <w:tcPr>
            <w:tcW w:w="739" w:type="pct"/>
            <w:tcBorders>
              <w:top w:val="single" w:sz="4" w:space="0" w:color="auto"/>
            </w:tcBorders>
          </w:tcPr>
          <w:p w14:paraId="61BC3D71"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36AFEB8D" w14:textId="77777777" w:rsidTr="004C3696">
        <w:tc>
          <w:tcPr>
            <w:tcW w:w="2225" w:type="pct"/>
          </w:tcPr>
          <w:p w14:paraId="1BD5AEDD" w14:textId="77777777" w:rsidR="00CA7D31" w:rsidRPr="00355639" w:rsidRDefault="00CA7D31" w:rsidP="004C3696">
            <w:pPr>
              <w:widowControl/>
              <w:spacing w:line="276" w:lineRule="auto"/>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coarse</w:t>
            </w:r>
            <w:r w:rsidRPr="00355639">
              <w:rPr>
                <w:rFonts w:ascii="Calibri" w:eastAsia="等线" w:hAnsi="Calibri" w:cs="Times New Roman"/>
              </w:rPr>
              <w:t xml:space="preserve">, </w:t>
            </w:r>
            <w:r w:rsidRPr="00355639">
              <w:rPr>
                <w:rFonts w:ascii="Calibri" w:eastAsia="等线" w:hAnsi="Calibri" w:cs="Calibri"/>
              </w:rPr>
              <w:t>µ</w:t>
            </w:r>
            <w:r w:rsidRPr="00355639">
              <w:rPr>
                <w:rFonts w:ascii="Calibri" w:eastAsia="等线" w:hAnsi="Calibri" w:cs="Times New Roman"/>
              </w:rPr>
              <w:t>g/m</w:t>
            </w:r>
            <w:r w:rsidRPr="00355639">
              <w:rPr>
                <w:rFonts w:ascii="Calibri" w:eastAsia="等线" w:hAnsi="Calibri" w:cs="Times New Roman"/>
                <w:vertAlign w:val="superscript"/>
              </w:rPr>
              <w:t>3</w:t>
            </w:r>
          </w:p>
        </w:tc>
        <w:tc>
          <w:tcPr>
            <w:tcW w:w="969" w:type="pct"/>
          </w:tcPr>
          <w:p w14:paraId="6FA2025D"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11.0</w:t>
            </w:r>
            <w:r w:rsidRPr="00355639">
              <w:rPr>
                <w:rFonts w:ascii="Calibri" w:eastAsia="等线" w:hAnsi="Calibri" w:cs="Calibri"/>
              </w:rPr>
              <w:t>±1.0</w:t>
            </w:r>
          </w:p>
        </w:tc>
        <w:tc>
          <w:tcPr>
            <w:tcW w:w="1066" w:type="pct"/>
          </w:tcPr>
          <w:p w14:paraId="35419ED3"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0.8</w:t>
            </w:r>
            <w:r w:rsidRPr="00355639">
              <w:rPr>
                <w:rFonts w:ascii="Calibri" w:eastAsia="等线" w:hAnsi="Calibri" w:cs="Calibri"/>
              </w:rPr>
              <w:t>±</w:t>
            </w:r>
            <w:r>
              <w:rPr>
                <w:rFonts w:ascii="Calibri" w:eastAsia="等线" w:hAnsi="Calibri" w:cs="Calibri"/>
              </w:rPr>
              <w:t>1.0</w:t>
            </w:r>
          </w:p>
        </w:tc>
        <w:tc>
          <w:tcPr>
            <w:tcW w:w="739" w:type="pct"/>
          </w:tcPr>
          <w:p w14:paraId="3176D401"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45520CED" w14:textId="77777777" w:rsidTr="004C3696">
        <w:tc>
          <w:tcPr>
            <w:tcW w:w="2225" w:type="pct"/>
          </w:tcPr>
          <w:p w14:paraId="15EC5B1D"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w:t>
            </w:r>
            <w:r w:rsidRPr="00355639">
              <w:rPr>
                <w:rFonts w:ascii="Calibri" w:eastAsia="等线" w:hAnsi="Calibri" w:cs="Calibri"/>
              </w:rPr>
              <w:t xml:space="preserve"> µ</w:t>
            </w:r>
            <w:r w:rsidRPr="00355639">
              <w:rPr>
                <w:rFonts w:ascii="Calibri" w:eastAsia="等线" w:hAnsi="Calibri" w:cs="Times New Roman"/>
              </w:rPr>
              <w:t>g/m</w:t>
            </w:r>
            <w:r w:rsidRPr="00355639">
              <w:rPr>
                <w:rFonts w:ascii="Calibri" w:eastAsia="等线" w:hAnsi="Calibri" w:cs="Times New Roman"/>
                <w:vertAlign w:val="superscript"/>
              </w:rPr>
              <w:t>3</w:t>
            </w:r>
          </w:p>
        </w:tc>
        <w:tc>
          <w:tcPr>
            <w:tcW w:w="969" w:type="pct"/>
          </w:tcPr>
          <w:p w14:paraId="277027AD"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21.9</w:t>
            </w:r>
            <w:r w:rsidRPr="00355639">
              <w:rPr>
                <w:rFonts w:ascii="Calibri" w:eastAsia="等线" w:hAnsi="Calibri" w:cs="Calibri"/>
              </w:rPr>
              <w:t>±</w:t>
            </w:r>
            <w:r w:rsidRPr="00355639">
              <w:rPr>
                <w:rFonts w:ascii="Calibri" w:eastAsia="等线" w:hAnsi="Calibri" w:cs="Calibri" w:hint="eastAsia"/>
              </w:rPr>
              <w:t>1.</w:t>
            </w:r>
            <w:r w:rsidRPr="00355639">
              <w:rPr>
                <w:rFonts w:ascii="Calibri" w:eastAsia="等线" w:hAnsi="Calibri" w:cs="Calibri"/>
              </w:rPr>
              <w:t>5</w:t>
            </w:r>
          </w:p>
        </w:tc>
        <w:tc>
          <w:tcPr>
            <w:tcW w:w="1066" w:type="pct"/>
          </w:tcPr>
          <w:p w14:paraId="14AEDDE9"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1.9</w:t>
            </w:r>
            <w:r w:rsidRPr="00355639">
              <w:rPr>
                <w:rFonts w:ascii="Calibri" w:eastAsia="等线" w:hAnsi="Calibri" w:cs="Calibri"/>
              </w:rPr>
              <w:t>±</w:t>
            </w:r>
            <w:r>
              <w:rPr>
                <w:rFonts w:ascii="Calibri" w:eastAsia="等线" w:hAnsi="Calibri" w:cs="Calibri"/>
              </w:rPr>
              <w:t>1.5</w:t>
            </w:r>
          </w:p>
        </w:tc>
        <w:tc>
          <w:tcPr>
            <w:tcW w:w="739" w:type="pct"/>
          </w:tcPr>
          <w:p w14:paraId="1383E0C1"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.340</w:t>
            </w:r>
          </w:p>
        </w:tc>
      </w:tr>
      <w:tr w:rsidR="00CA7D31" w:rsidRPr="00355639" w14:paraId="16FB670A" w14:textId="77777777" w:rsidTr="004C3696">
        <w:tc>
          <w:tcPr>
            <w:tcW w:w="2225" w:type="pct"/>
          </w:tcPr>
          <w:p w14:paraId="77C6BE81" w14:textId="77777777" w:rsidR="00CA7D31" w:rsidRPr="00355639" w:rsidRDefault="00CA7D31" w:rsidP="004C3696">
            <w:pPr>
              <w:widowControl/>
              <w:spacing w:line="276" w:lineRule="auto"/>
              <w:jc w:val="left"/>
              <w:rPr>
                <w:rFonts w:ascii="Calibri" w:eastAsia="等线" w:hAnsi="Calibri" w:cs="Times New Roman"/>
                <w:vertAlign w:val="superscript"/>
              </w:rPr>
            </w:pPr>
            <w:r w:rsidRPr="00355639">
              <w:rPr>
                <w:rFonts w:ascii="Calibri" w:eastAsia="等线" w:hAnsi="Calibri" w:cs="Times New Roman"/>
              </w:rPr>
              <w:t>PM</w:t>
            </w:r>
            <w:r w:rsidRPr="00355639">
              <w:rPr>
                <w:rFonts w:ascii="Calibri" w:eastAsia="等线" w:hAnsi="Calibri" w:cs="Times New Roman"/>
                <w:vertAlign w:val="subscript"/>
              </w:rPr>
              <w:t>2.5 absorbance</w:t>
            </w:r>
            <w:r w:rsidRPr="00355639">
              <w:rPr>
                <w:rFonts w:ascii="Calibri" w:eastAsia="等线" w:hAnsi="Calibri" w:cs="Times New Roman"/>
              </w:rPr>
              <w:t>, 10</w:t>
            </w:r>
            <w:r w:rsidRPr="00355639">
              <w:rPr>
                <w:rFonts w:ascii="Calibri" w:eastAsia="等线" w:hAnsi="Calibri" w:cs="Times New Roman"/>
                <w:vertAlign w:val="superscript"/>
              </w:rPr>
              <w:t>-5</w:t>
            </w:r>
            <w:r w:rsidRPr="00355639">
              <w:rPr>
                <w:rFonts w:ascii="Calibri" w:eastAsia="等线" w:hAnsi="Calibri" w:cs="Times New Roman"/>
              </w:rPr>
              <w:t>/m</w:t>
            </w:r>
          </w:p>
        </w:tc>
        <w:tc>
          <w:tcPr>
            <w:tcW w:w="969" w:type="pct"/>
          </w:tcPr>
          <w:p w14:paraId="1E8755F9"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1.49</w:t>
            </w:r>
            <w:r w:rsidRPr="00355639">
              <w:rPr>
                <w:rFonts w:ascii="Calibri" w:eastAsia="等线" w:hAnsi="Calibri" w:cs="Calibri"/>
              </w:rPr>
              <w:t>±</w:t>
            </w:r>
            <w:r w:rsidRPr="00355639">
              <w:rPr>
                <w:rFonts w:ascii="Calibri" w:eastAsia="等线" w:hAnsi="Calibri" w:cs="Calibri" w:hint="eastAsia"/>
              </w:rPr>
              <w:t>0.2</w:t>
            </w:r>
            <w:r w:rsidRPr="00355639">
              <w:rPr>
                <w:rFonts w:ascii="Calibri" w:eastAsia="等线" w:hAnsi="Calibri" w:cs="Calibri"/>
              </w:rPr>
              <w:t>4</w:t>
            </w:r>
          </w:p>
        </w:tc>
        <w:tc>
          <w:tcPr>
            <w:tcW w:w="1066" w:type="pct"/>
          </w:tcPr>
          <w:p w14:paraId="48F9F5B7"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.46</w:t>
            </w:r>
            <w:r w:rsidRPr="00355639">
              <w:rPr>
                <w:rFonts w:ascii="Calibri" w:eastAsia="等线" w:hAnsi="Calibri" w:cs="Calibri"/>
              </w:rPr>
              <w:t>±</w:t>
            </w:r>
            <w:r>
              <w:rPr>
                <w:rFonts w:ascii="Calibri" w:eastAsia="等线" w:hAnsi="Calibri" w:cs="Calibri"/>
              </w:rPr>
              <w:t>0.24</w:t>
            </w:r>
          </w:p>
        </w:tc>
        <w:tc>
          <w:tcPr>
            <w:tcW w:w="739" w:type="pct"/>
          </w:tcPr>
          <w:p w14:paraId="38545987"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604D04C9" w14:textId="77777777" w:rsidTr="004C3696">
        <w:tc>
          <w:tcPr>
            <w:tcW w:w="2225" w:type="pct"/>
          </w:tcPr>
          <w:p w14:paraId="45AC99B0"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NO</w:t>
            </w:r>
            <w:r w:rsidRPr="00355639">
              <w:rPr>
                <w:rFonts w:ascii="Calibri" w:eastAsia="等线" w:hAnsi="Calibri" w:cs="Times New Roman"/>
                <w:vertAlign w:val="subscript"/>
              </w:rPr>
              <w:t>2</w:t>
            </w:r>
            <w:r w:rsidRPr="00355639">
              <w:rPr>
                <w:rFonts w:ascii="Calibri" w:eastAsia="等线" w:hAnsi="Calibri" w:cs="Times New Roman"/>
              </w:rPr>
              <w:t>,</w:t>
            </w:r>
            <w:r w:rsidRPr="00355639">
              <w:rPr>
                <w:rFonts w:ascii="Calibri" w:eastAsia="等线" w:hAnsi="Calibri" w:cs="Calibri"/>
              </w:rPr>
              <w:t xml:space="preserve"> µ</w:t>
            </w:r>
            <w:r w:rsidRPr="00355639">
              <w:rPr>
                <w:rFonts w:ascii="Calibri" w:eastAsia="等线" w:hAnsi="Calibri" w:cs="Times New Roman"/>
              </w:rPr>
              <w:t>g/m</w:t>
            </w:r>
            <w:r w:rsidRPr="00355639">
              <w:rPr>
                <w:rFonts w:ascii="Calibri" w:eastAsia="等线" w:hAnsi="Calibri" w:cs="Times New Roman"/>
                <w:vertAlign w:val="superscript"/>
              </w:rPr>
              <w:t>3</w:t>
            </w:r>
          </w:p>
        </w:tc>
        <w:tc>
          <w:tcPr>
            <w:tcW w:w="969" w:type="pct"/>
          </w:tcPr>
          <w:p w14:paraId="0990D17A"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27.1</w:t>
            </w:r>
            <w:r w:rsidRPr="00355639">
              <w:rPr>
                <w:rFonts w:ascii="Calibri" w:eastAsia="等线" w:hAnsi="Calibri" w:cs="Calibri"/>
              </w:rPr>
              <w:t>±</w:t>
            </w:r>
            <w:r w:rsidRPr="00355639">
              <w:rPr>
                <w:rFonts w:ascii="Calibri" w:eastAsia="等线" w:hAnsi="Calibri" w:cs="Calibri" w:hint="eastAsia"/>
              </w:rPr>
              <w:t>6.0</w:t>
            </w:r>
          </w:p>
        </w:tc>
        <w:tc>
          <w:tcPr>
            <w:tcW w:w="1066" w:type="pct"/>
          </w:tcPr>
          <w:p w14:paraId="13C0F550"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6.2</w:t>
            </w:r>
            <w:r w:rsidRPr="00355639">
              <w:rPr>
                <w:rFonts w:ascii="Calibri" w:eastAsia="等线" w:hAnsi="Calibri" w:cs="Calibri"/>
              </w:rPr>
              <w:t>±</w:t>
            </w:r>
            <w:r>
              <w:rPr>
                <w:rFonts w:ascii="Calibri" w:eastAsia="等线" w:hAnsi="Calibri" w:cs="Calibri"/>
              </w:rPr>
              <w:t>5.6</w:t>
            </w:r>
          </w:p>
        </w:tc>
        <w:tc>
          <w:tcPr>
            <w:tcW w:w="739" w:type="pct"/>
          </w:tcPr>
          <w:p w14:paraId="6C8FB62E"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09D4084D" w14:textId="77777777" w:rsidTr="004C3696">
        <w:tc>
          <w:tcPr>
            <w:tcW w:w="2225" w:type="pct"/>
          </w:tcPr>
          <w:p w14:paraId="05BD7973"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NO</w:t>
            </w:r>
            <w:r w:rsidRPr="00355639">
              <w:rPr>
                <w:rFonts w:ascii="Calibri" w:eastAsia="等线" w:hAnsi="Calibri" w:cs="Times New Roman"/>
                <w:vertAlign w:val="subscript"/>
              </w:rPr>
              <w:t>x</w:t>
            </w:r>
            <w:r w:rsidRPr="00355639">
              <w:rPr>
                <w:rFonts w:ascii="Calibri" w:eastAsia="等线" w:hAnsi="Calibri" w:cs="Times New Roman"/>
              </w:rPr>
              <w:t>,</w:t>
            </w:r>
            <w:r w:rsidRPr="00355639">
              <w:rPr>
                <w:rFonts w:ascii="Calibri" w:eastAsia="等线" w:hAnsi="Calibri" w:cs="Calibri"/>
              </w:rPr>
              <w:t xml:space="preserve"> µ</w:t>
            </w:r>
            <w:r w:rsidRPr="00355639">
              <w:rPr>
                <w:rFonts w:ascii="Calibri" w:eastAsia="等线" w:hAnsi="Calibri" w:cs="Times New Roman"/>
              </w:rPr>
              <w:t>g/m</w:t>
            </w:r>
            <w:r w:rsidRPr="00355639">
              <w:rPr>
                <w:rFonts w:ascii="Calibri" w:eastAsia="等线" w:hAnsi="Calibri" w:cs="Times New Roman"/>
                <w:vertAlign w:val="superscript"/>
              </w:rPr>
              <w:t>3</w:t>
            </w:r>
          </w:p>
        </w:tc>
        <w:tc>
          <w:tcPr>
            <w:tcW w:w="969" w:type="pct"/>
          </w:tcPr>
          <w:p w14:paraId="50E8EFDE"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46.</w:t>
            </w:r>
            <w:r w:rsidRPr="00355639">
              <w:rPr>
                <w:rFonts w:ascii="Calibri" w:eastAsia="等线" w:hAnsi="Calibri" w:cs="Times New Roman"/>
              </w:rPr>
              <w:t>2</w:t>
            </w:r>
            <w:r w:rsidRPr="00355639">
              <w:rPr>
                <w:rFonts w:ascii="Calibri" w:eastAsia="等线" w:hAnsi="Calibri" w:cs="Calibri"/>
              </w:rPr>
              <w:t>±</w:t>
            </w:r>
            <w:r w:rsidRPr="00355639">
              <w:rPr>
                <w:rFonts w:ascii="Calibri" w:eastAsia="等线" w:hAnsi="Calibri" w:cs="Calibri" w:hint="eastAsia"/>
              </w:rPr>
              <w:t>9.6</w:t>
            </w:r>
          </w:p>
        </w:tc>
        <w:tc>
          <w:tcPr>
            <w:tcW w:w="1066" w:type="pct"/>
          </w:tcPr>
          <w:p w14:paraId="1346EF3E" w14:textId="77777777" w:rsidR="00CA7D31" w:rsidRPr="00355639" w:rsidRDefault="00CA7D31" w:rsidP="004C3696">
            <w:pPr>
              <w:widowControl/>
              <w:spacing w:line="276" w:lineRule="auto"/>
              <w:jc w:val="center"/>
              <w:rPr>
                <w:rFonts w:ascii="Calibri" w:eastAsia="等线" w:hAnsi="Calibri" w:cs="Times New Roman"/>
                <w:b/>
                <w:bCs/>
              </w:rPr>
            </w:pPr>
            <w:r w:rsidRPr="00CA720F">
              <w:rPr>
                <w:rFonts w:ascii="Calibri" w:eastAsia="等线" w:hAnsi="Calibri" w:cs="Times New Roman" w:hint="eastAsia"/>
              </w:rPr>
              <w:t>4</w:t>
            </w:r>
            <w:r w:rsidRPr="00CA720F">
              <w:rPr>
                <w:rFonts w:ascii="Calibri" w:eastAsia="等线" w:hAnsi="Calibri" w:cs="Times New Roman"/>
              </w:rPr>
              <w:t>5.0</w:t>
            </w:r>
            <w:r w:rsidRPr="00355639">
              <w:rPr>
                <w:rFonts w:ascii="Calibri" w:eastAsia="等线" w:hAnsi="Calibri" w:cs="Calibri"/>
              </w:rPr>
              <w:t>±</w:t>
            </w:r>
            <w:r>
              <w:rPr>
                <w:rFonts w:ascii="Calibri" w:eastAsia="等线" w:hAnsi="Calibri" w:cs="Calibri"/>
              </w:rPr>
              <w:t>9.7</w:t>
            </w:r>
          </w:p>
        </w:tc>
        <w:tc>
          <w:tcPr>
            <w:tcW w:w="739" w:type="pct"/>
          </w:tcPr>
          <w:p w14:paraId="2354DDF7"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4AF14BF7" w14:textId="77777777" w:rsidTr="004C3696">
        <w:tc>
          <w:tcPr>
            <w:tcW w:w="2225" w:type="pct"/>
          </w:tcPr>
          <w:p w14:paraId="264F34F6" w14:textId="77777777" w:rsidR="00CA7D31" w:rsidRPr="00355639" w:rsidRDefault="00CA7D31" w:rsidP="004C3696">
            <w:pPr>
              <w:widowControl/>
              <w:spacing w:line="276" w:lineRule="auto"/>
              <w:jc w:val="left"/>
              <w:rPr>
                <w:rFonts w:ascii="Calibri" w:eastAsia="等线" w:hAnsi="Calibri" w:cs="Times New Roman"/>
                <w:vertAlign w:val="superscript"/>
              </w:rPr>
            </w:pPr>
            <w:r w:rsidRPr="00355639">
              <w:rPr>
                <w:rFonts w:ascii="Calibri" w:eastAsia="等线" w:hAnsi="Calibri" w:cs="Times New Roman" w:hint="eastAsia"/>
              </w:rPr>
              <w:t>UFP,</w:t>
            </w:r>
            <w:r w:rsidRPr="00355639">
              <w:rPr>
                <w:rFonts w:ascii="Calibri" w:eastAsia="等线" w:hAnsi="Calibri" w:cs="Times New Roman"/>
              </w:rPr>
              <w:t xml:space="preserve"> particle/m</w:t>
            </w:r>
            <w:r w:rsidRPr="00355639">
              <w:rPr>
                <w:rFonts w:ascii="Calibri" w:eastAsia="等线" w:hAnsi="Calibri" w:cs="Times New Roman"/>
                <w:vertAlign w:val="superscript"/>
              </w:rPr>
              <w:t>3</w:t>
            </w:r>
          </w:p>
        </w:tc>
        <w:tc>
          <w:tcPr>
            <w:tcW w:w="969" w:type="pct"/>
          </w:tcPr>
          <w:p w14:paraId="47AF83AE"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rPr>
              <w:t>9440</w:t>
            </w:r>
            <w:r w:rsidRPr="00355639">
              <w:rPr>
                <w:rFonts w:ascii="Calibri" w:eastAsia="等线" w:hAnsi="Calibri" w:cs="Calibri"/>
              </w:rPr>
              <w:t>±</w:t>
            </w:r>
            <w:r w:rsidRPr="00355639">
              <w:rPr>
                <w:rFonts w:ascii="Calibri" w:eastAsia="等线" w:hAnsi="Calibri" w:cs="Times New Roman"/>
              </w:rPr>
              <w:t>1510</w:t>
            </w:r>
          </w:p>
        </w:tc>
        <w:tc>
          <w:tcPr>
            <w:tcW w:w="1066" w:type="pct"/>
          </w:tcPr>
          <w:p w14:paraId="335B7A89"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240</w:t>
            </w:r>
            <w:r w:rsidRPr="00355639">
              <w:rPr>
                <w:rFonts w:ascii="Calibri" w:eastAsia="等线" w:hAnsi="Calibri" w:cs="Calibri"/>
              </w:rPr>
              <w:t>±</w:t>
            </w:r>
            <w:r>
              <w:rPr>
                <w:rFonts w:ascii="Calibri" w:eastAsia="等线" w:hAnsi="Calibri" w:cs="Calibri"/>
              </w:rPr>
              <w:t>1380</w:t>
            </w:r>
          </w:p>
        </w:tc>
        <w:tc>
          <w:tcPr>
            <w:tcW w:w="739" w:type="pct"/>
          </w:tcPr>
          <w:p w14:paraId="5778A8D1"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2CEB3C3D" w14:textId="77777777" w:rsidTr="004C3696">
        <w:tc>
          <w:tcPr>
            <w:tcW w:w="2225" w:type="pct"/>
          </w:tcPr>
          <w:p w14:paraId="25FC2E1B"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 xml:space="preserve"> Cu, ng/m</w:t>
            </w:r>
            <w:r w:rsidRPr="00355639">
              <w:rPr>
                <w:rFonts w:ascii="Calibri" w:eastAsia="等线" w:hAnsi="Calibri" w:cs="Times New Roman"/>
                <w:vertAlign w:val="superscript"/>
              </w:rPr>
              <w:t>3</w:t>
            </w:r>
          </w:p>
        </w:tc>
        <w:tc>
          <w:tcPr>
            <w:tcW w:w="969" w:type="pct"/>
          </w:tcPr>
          <w:p w14:paraId="56818073"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3.27</w:t>
            </w:r>
            <w:r w:rsidRPr="00355639">
              <w:rPr>
                <w:rFonts w:ascii="Calibri" w:eastAsia="等线" w:hAnsi="Calibri" w:cs="Calibri"/>
              </w:rPr>
              <w:t>±</w:t>
            </w:r>
            <w:r w:rsidRPr="00355639">
              <w:rPr>
                <w:rFonts w:ascii="Calibri" w:eastAsia="等线" w:hAnsi="Calibri" w:cs="Calibri" w:hint="eastAsia"/>
              </w:rPr>
              <w:t>0.95</w:t>
            </w:r>
            <w:r w:rsidRPr="00355639">
              <w:rPr>
                <w:rFonts w:ascii="Calibri" w:eastAsia="等线" w:hAnsi="Calibri" w:cs="Calibri"/>
              </w:rPr>
              <w:t xml:space="preserve"> </w:t>
            </w:r>
          </w:p>
        </w:tc>
        <w:tc>
          <w:tcPr>
            <w:tcW w:w="1066" w:type="pct"/>
          </w:tcPr>
          <w:p w14:paraId="41298FEC"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.16</w:t>
            </w:r>
            <w:r w:rsidRPr="00355639">
              <w:rPr>
                <w:rFonts w:ascii="Calibri" w:eastAsia="等线" w:hAnsi="Calibri" w:cs="Calibri"/>
              </w:rPr>
              <w:t>±</w:t>
            </w:r>
            <w:r>
              <w:rPr>
                <w:rFonts w:ascii="Calibri" w:eastAsia="等线" w:hAnsi="Calibri" w:cs="Calibri"/>
              </w:rPr>
              <w:t>0.88</w:t>
            </w:r>
          </w:p>
        </w:tc>
        <w:tc>
          <w:tcPr>
            <w:tcW w:w="739" w:type="pct"/>
          </w:tcPr>
          <w:p w14:paraId="728329E5"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627EB6BA" w14:textId="77777777" w:rsidTr="004C3696">
        <w:tc>
          <w:tcPr>
            <w:tcW w:w="2225" w:type="pct"/>
          </w:tcPr>
          <w:p w14:paraId="5772C85A"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rPr>
              <w:t xml:space="preserve"> Cu, ng/m</w:t>
            </w:r>
            <w:r w:rsidRPr="00355639">
              <w:rPr>
                <w:rFonts w:ascii="Calibri" w:eastAsia="等线" w:hAnsi="Calibri" w:cs="Times New Roman"/>
                <w:vertAlign w:val="superscript"/>
              </w:rPr>
              <w:t>3</w:t>
            </w:r>
          </w:p>
        </w:tc>
        <w:tc>
          <w:tcPr>
            <w:tcW w:w="969" w:type="pct"/>
          </w:tcPr>
          <w:p w14:paraId="697CF684"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12.7</w:t>
            </w:r>
            <w:r w:rsidRPr="00355639">
              <w:rPr>
                <w:rFonts w:ascii="Calibri" w:eastAsia="等线" w:hAnsi="Calibri" w:cs="Calibri"/>
              </w:rPr>
              <w:t>±</w:t>
            </w:r>
            <w:r w:rsidRPr="00355639">
              <w:rPr>
                <w:rFonts w:ascii="Calibri" w:eastAsia="等线" w:hAnsi="Calibri" w:cs="Calibri" w:hint="eastAsia"/>
              </w:rPr>
              <w:t>3.63</w:t>
            </w:r>
          </w:p>
        </w:tc>
        <w:tc>
          <w:tcPr>
            <w:tcW w:w="1066" w:type="pct"/>
          </w:tcPr>
          <w:p w14:paraId="7A0A0D47"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2.4</w:t>
            </w:r>
            <w:r w:rsidRPr="00355639">
              <w:rPr>
                <w:rFonts w:ascii="Calibri" w:eastAsia="等线" w:hAnsi="Calibri" w:cs="Calibri"/>
              </w:rPr>
              <w:t>±</w:t>
            </w:r>
            <w:r>
              <w:rPr>
                <w:rFonts w:ascii="Calibri" w:eastAsia="等线" w:hAnsi="Calibri" w:cs="Calibri"/>
              </w:rPr>
              <w:t>3.46</w:t>
            </w:r>
          </w:p>
        </w:tc>
        <w:tc>
          <w:tcPr>
            <w:tcW w:w="739" w:type="pct"/>
          </w:tcPr>
          <w:p w14:paraId="6EAC4923"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.003</w:t>
            </w:r>
          </w:p>
        </w:tc>
      </w:tr>
      <w:tr w:rsidR="00CA7D31" w:rsidRPr="00355639" w14:paraId="39A4C166" w14:textId="77777777" w:rsidTr="004C3696">
        <w:tc>
          <w:tcPr>
            <w:tcW w:w="2225" w:type="pct"/>
          </w:tcPr>
          <w:p w14:paraId="3234F6E1"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 xml:space="preserve"> Fe, ng/m</w:t>
            </w:r>
            <w:r w:rsidRPr="00355639">
              <w:rPr>
                <w:rFonts w:ascii="Calibri" w:eastAsia="等线" w:hAnsi="Calibri" w:cs="Times New Roman"/>
                <w:vertAlign w:val="superscript"/>
              </w:rPr>
              <w:t>3</w:t>
            </w:r>
          </w:p>
        </w:tc>
        <w:tc>
          <w:tcPr>
            <w:tcW w:w="969" w:type="pct"/>
          </w:tcPr>
          <w:p w14:paraId="34EFF280"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82.0</w:t>
            </w:r>
            <w:r w:rsidRPr="00355639">
              <w:rPr>
                <w:rFonts w:ascii="Calibri" w:eastAsia="等线" w:hAnsi="Calibri" w:cs="Calibri"/>
              </w:rPr>
              <w:t>±</w:t>
            </w:r>
            <w:r w:rsidRPr="00355639">
              <w:rPr>
                <w:rFonts w:ascii="Calibri" w:eastAsia="等线" w:hAnsi="Calibri" w:cs="Calibri" w:hint="eastAsia"/>
              </w:rPr>
              <w:t>23.6</w:t>
            </w:r>
            <w:r w:rsidRPr="00355639">
              <w:rPr>
                <w:rFonts w:ascii="Calibri" w:eastAsia="等线" w:hAnsi="Calibri" w:cs="Calibri"/>
              </w:rPr>
              <w:t xml:space="preserve"> </w:t>
            </w:r>
          </w:p>
        </w:tc>
        <w:tc>
          <w:tcPr>
            <w:tcW w:w="1066" w:type="pct"/>
          </w:tcPr>
          <w:p w14:paraId="7436ED64"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7</w:t>
            </w:r>
            <w:r>
              <w:rPr>
                <w:rFonts w:ascii="Calibri" w:eastAsia="等线" w:hAnsi="Calibri" w:cs="Times New Roman"/>
              </w:rPr>
              <w:t>8.7</w:t>
            </w:r>
            <w:r w:rsidRPr="00355639">
              <w:rPr>
                <w:rFonts w:ascii="Calibri" w:eastAsia="等线" w:hAnsi="Calibri" w:cs="Calibri"/>
              </w:rPr>
              <w:t>±</w:t>
            </w:r>
            <w:r>
              <w:rPr>
                <w:rFonts w:ascii="Calibri" w:eastAsia="等线" w:hAnsi="Calibri" w:cs="Calibri"/>
              </w:rPr>
              <w:t>21.9</w:t>
            </w:r>
          </w:p>
        </w:tc>
        <w:tc>
          <w:tcPr>
            <w:tcW w:w="739" w:type="pct"/>
          </w:tcPr>
          <w:p w14:paraId="7A3E0DCF"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200A382B" w14:textId="77777777" w:rsidTr="004C3696">
        <w:tc>
          <w:tcPr>
            <w:tcW w:w="2225" w:type="pct"/>
          </w:tcPr>
          <w:p w14:paraId="009C41FF"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rPr>
              <w:t xml:space="preserve"> Fe, ng/m</w:t>
            </w:r>
            <w:r w:rsidRPr="00355639">
              <w:rPr>
                <w:rFonts w:ascii="Calibri" w:eastAsia="等线" w:hAnsi="Calibri" w:cs="Times New Roman"/>
                <w:vertAlign w:val="superscript"/>
              </w:rPr>
              <w:t>3</w:t>
            </w:r>
          </w:p>
        </w:tc>
        <w:tc>
          <w:tcPr>
            <w:tcW w:w="969" w:type="pct"/>
          </w:tcPr>
          <w:p w14:paraId="059C823F"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384</w:t>
            </w:r>
            <w:r w:rsidRPr="00355639">
              <w:rPr>
                <w:rFonts w:ascii="Calibri" w:eastAsia="等线" w:hAnsi="Calibri" w:cs="Calibri"/>
              </w:rPr>
              <w:t>±</w:t>
            </w:r>
            <w:r w:rsidRPr="00355639">
              <w:rPr>
                <w:rFonts w:ascii="Calibri" w:eastAsia="等线" w:hAnsi="Calibri" w:cs="Calibri" w:hint="eastAsia"/>
              </w:rPr>
              <w:t>119</w:t>
            </w:r>
            <w:r w:rsidRPr="00355639">
              <w:rPr>
                <w:rFonts w:ascii="Calibri" w:eastAsia="等线" w:hAnsi="Calibri" w:cs="Calibri"/>
              </w:rPr>
              <w:t xml:space="preserve"> </w:t>
            </w:r>
          </w:p>
        </w:tc>
        <w:tc>
          <w:tcPr>
            <w:tcW w:w="1066" w:type="pct"/>
          </w:tcPr>
          <w:p w14:paraId="603D5D9D"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65</w:t>
            </w:r>
            <w:r w:rsidRPr="00355639">
              <w:rPr>
                <w:rFonts w:ascii="Calibri" w:eastAsia="等线" w:hAnsi="Calibri" w:cs="Calibri"/>
              </w:rPr>
              <w:t>±</w:t>
            </w:r>
            <w:r>
              <w:rPr>
                <w:rFonts w:ascii="Calibri" w:eastAsia="等线" w:hAnsi="Calibri" w:cs="Calibri"/>
              </w:rPr>
              <w:t>106</w:t>
            </w:r>
          </w:p>
        </w:tc>
        <w:tc>
          <w:tcPr>
            <w:tcW w:w="739" w:type="pct"/>
          </w:tcPr>
          <w:p w14:paraId="2D3D3440"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1FDABD6A" w14:textId="77777777" w:rsidTr="004C3696">
        <w:tc>
          <w:tcPr>
            <w:tcW w:w="2225" w:type="pct"/>
          </w:tcPr>
          <w:p w14:paraId="431996F2"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 xml:space="preserve"> K, ng/m</w:t>
            </w:r>
            <w:r w:rsidRPr="00355639">
              <w:rPr>
                <w:rFonts w:ascii="Calibri" w:eastAsia="等线" w:hAnsi="Calibri" w:cs="Times New Roman"/>
                <w:vertAlign w:val="superscript"/>
              </w:rPr>
              <w:t>3</w:t>
            </w:r>
          </w:p>
        </w:tc>
        <w:tc>
          <w:tcPr>
            <w:tcW w:w="969" w:type="pct"/>
          </w:tcPr>
          <w:p w14:paraId="47C0AD23"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114</w:t>
            </w:r>
            <w:r w:rsidRPr="00355639">
              <w:rPr>
                <w:rFonts w:ascii="Calibri" w:eastAsia="等线" w:hAnsi="Calibri" w:cs="Calibri"/>
              </w:rPr>
              <w:t>±</w:t>
            </w:r>
            <w:r w:rsidRPr="00355639">
              <w:rPr>
                <w:rFonts w:ascii="Calibri" w:eastAsia="等线" w:hAnsi="Calibri" w:cs="Calibri" w:hint="eastAsia"/>
              </w:rPr>
              <w:t>9.29</w:t>
            </w:r>
          </w:p>
        </w:tc>
        <w:tc>
          <w:tcPr>
            <w:tcW w:w="1066" w:type="pct"/>
          </w:tcPr>
          <w:p w14:paraId="45BEEEC8"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14</w:t>
            </w:r>
            <w:r w:rsidRPr="00355639">
              <w:rPr>
                <w:rFonts w:ascii="Calibri" w:eastAsia="等线" w:hAnsi="Calibri" w:cs="Calibri"/>
              </w:rPr>
              <w:t>±</w:t>
            </w:r>
            <w:r>
              <w:rPr>
                <w:rFonts w:ascii="Calibri" w:eastAsia="等线" w:hAnsi="Calibri" w:cs="Calibri"/>
              </w:rPr>
              <w:t>9.52</w:t>
            </w:r>
          </w:p>
        </w:tc>
        <w:tc>
          <w:tcPr>
            <w:tcW w:w="739" w:type="pct"/>
          </w:tcPr>
          <w:p w14:paraId="48DB4B0B"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.826</w:t>
            </w:r>
          </w:p>
        </w:tc>
      </w:tr>
      <w:tr w:rsidR="00CA7D31" w:rsidRPr="00355639" w14:paraId="2AE0D1E7" w14:textId="77777777" w:rsidTr="004C3696">
        <w:tc>
          <w:tcPr>
            <w:tcW w:w="2225" w:type="pct"/>
          </w:tcPr>
          <w:p w14:paraId="25A14BE0"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rPr>
              <w:t xml:space="preserve"> K, ng/m</w:t>
            </w:r>
            <w:r w:rsidRPr="00355639">
              <w:rPr>
                <w:rFonts w:ascii="Calibri" w:eastAsia="等线" w:hAnsi="Calibri" w:cs="Times New Roman"/>
                <w:vertAlign w:val="superscript"/>
              </w:rPr>
              <w:t>3</w:t>
            </w:r>
          </w:p>
        </w:tc>
        <w:tc>
          <w:tcPr>
            <w:tcW w:w="969" w:type="pct"/>
          </w:tcPr>
          <w:p w14:paraId="37E884FA"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205</w:t>
            </w:r>
            <w:r w:rsidRPr="00355639">
              <w:rPr>
                <w:rFonts w:ascii="Calibri" w:eastAsia="等线" w:hAnsi="Calibri" w:cs="Calibri"/>
              </w:rPr>
              <w:t>±</w:t>
            </w:r>
            <w:r w:rsidRPr="00355639">
              <w:rPr>
                <w:rFonts w:ascii="Calibri" w:eastAsia="等线" w:hAnsi="Calibri" w:cs="Calibri" w:hint="eastAsia"/>
              </w:rPr>
              <w:t>15.9</w:t>
            </w:r>
          </w:p>
        </w:tc>
        <w:tc>
          <w:tcPr>
            <w:tcW w:w="1066" w:type="pct"/>
          </w:tcPr>
          <w:p w14:paraId="6E4231ED"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03</w:t>
            </w:r>
            <w:r w:rsidRPr="00355639">
              <w:rPr>
                <w:rFonts w:ascii="Calibri" w:eastAsia="等线" w:hAnsi="Calibri" w:cs="Calibri"/>
              </w:rPr>
              <w:t>±</w:t>
            </w:r>
            <w:r>
              <w:rPr>
                <w:rFonts w:ascii="Calibri" w:eastAsia="等线" w:hAnsi="Calibri" w:cs="Calibri"/>
              </w:rPr>
              <w:t>15.3</w:t>
            </w:r>
          </w:p>
        </w:tc>
        <w:tc>
          <w:tcPr>
            <w:tcW w:w="739" w:type="pct"/>
          </w:tcPr>
          <w:p w14:paraId="7C823965"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.002</w:t>
            </w:r>
          </w:p>
        </w:tc>
      </w:tr>
      <w:tr w:rsidR="00CA7D31" w:rsidRPr="00355639" w14:paraId="7761EEDC" w14:textId="77777777" w:rsidTr="004C3696">
        <w:tc>
          <w:tcPr>
            <w:tcW w:w="2225" w:type="pct"/>
          </w:tcPr>
          <w:p w14:paraId="0DE1484A"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 xml:space="preserve"> Ni, ng/m</w:t>
            </w:r>
            <w:r w:rsidRPr="00355639">
              <w:rPr>
                <w:rFonts w:ascii="Calibri" w:eastAsia="等线" w:hAnsi="Calibri" w:cs="Times New Roman"/>
                <w:vertAlign w:val="superscript"/>
              </w:rPr>
              <w:t>3</w:t>
            </w:r>
          </w:p>
        </w:tc>
        <w:tc>
          <w:tcPr>
            <w:tcW w:w="969" w:type="pct"/>
          </w:tcPr>
          <w:p w14:paraId="169EE94C"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1.96</w:t>
            </w:r>
            <w:r w:rsidRPr="00355639">
              <w:rPr>
                <w:rFonts w:ascii="Calibri" w:eastAsia="等线" w:hAnsi="Calibri" w:cs="Calibri"/>
              </w:rPr>
              <w:t>±</w:t>
            </w:r>
            <w:r w:rsidRPr="00355639">
              <w:rPr>
                <w:rFonts w:ascii="Calibri" w:eastAsia="等线" w:hAnsi="Calibri" w:cs="Calibri" w:hint="eastAsia"/>
              </w:rPr>
              <w:t>0.69</w:t>
            </w:r>
          </w:p>
        </w:tc>
        <w:tc>
          <w:tcPr>
            <w:tcW w:w="1066" w:type="pct"/>
          </w:tcPr>
          <w:p w14:paraId="6968B4BD"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.91</w:t>
            </w:r>
            <w:r w:rsidRPr="00355639">
              <w:rPr>
                <w:rFonts w:ascii="Calibri" w:eastAsia="等线" w:hAnsi="Calibri" w:cs="Calibri"/>
              </w:rPr>
              <w:t>±</w:t>
            </w:r>
            <w:r>
              <w:rPr>
                <w:rFonts w:ascii="Calibri" w:eastAsia="等线" w:hAnsi="Calibri" w:cs="Calibri"/>
              </w:rPr>
              <w:t>0.67</w:t>
            </w:r>
          </w:p>
        </w:tc>
        <w:tc>
          <w:tcPr>
            <w:tcW w:w="739" w:type="pct"/>
          </w:tcPr>
          <w:p w14:paraId="70EAB656"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.016</w:t>
            </w:r>
          </w:p>
        </w:tc>
      </w:tr>
      <w:tr w:rsidR="00CA7D31" w:rsidRPr="00355639" w14:paraId="33F1D29E" w14:textId="77777777" w:rsidTr="004C3696">
        <w:tc>
          <w:tcPr>
            <w:tcW w:w="2225" w:type="pct"/>
          </w:tcPr>
          <w:p w14:paraId="0315643D"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rPr>
              <w:t xml:space="preserve"> Ni, ng/m</w:t>
            </w:r>
            <w:r w:rsidRPr="00355639">
              <w:rPr>
                <w:rFonts w:ascii="Calibri" w:eastAsia="等线" w:hAnsi="Calibri" w:cs="Times New Roman"/>
                <w:vertAlign w:val="superscript"/>
              </w:rPr>
              <w:t>3</w:t>
            </w:r>
          </w:p>
        </w:tc>
        <w:tc>
          <w:tcPr>
            <w:tcW w:w="969" w:type="pct"/>
          </w:tcPr>
          <w:p w14:paraId="66B32471"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2.34</w:t>
            </w:r>
            <w:r w:rsidRPr="00355639">
              <w:rPr>
                <w:rFonts w:ascii="Calibri" w:eastAsia="等线" w:hAnsi="Calibri" w:cs="Calibri"/>
              </w:rPr>
              <w:t>±</w:t>
            </w:r>
            <w:r w:rsidRPr="00355639">
              <w:rPr>
                <w:rFonts w:ascii="Calibri" w:eastAsia="等线" w:hAnsi="Calibri" w:cs="Calibri" w:hint="eastAsia"/>
              </w:rPr>
              <w:t>0.80</w:t>
            </w:r>
          </w:p>
        </w:tc>
        <w:tc>
          <w:tcPr>
            <w:tcW w:w="1066" w:type="pct"/>
          </w:tcPr>
          <w:p w14:paraId="0189EA4F"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.27</w:t>
            </w:r>
            <w:r w:rsidRPr="00355639">
              <w:rPr>
                <w:rFonts w:ascii="Calibri" w:eastAsia="等线" w:hAnsi="Calibri" w:cs="Calibri"/>
              </w:rPr>
              <w:t>±</w:t>
            </w:r>
            <w:r>
              <w:rPr>
                <w:rFonts w:ascii="Calibri" w:eastAsia="等线" w:hAnsi="Calibri" w:cs="Calibri"/>
              </w:rPr>
              <w:t>0.76</w:t>
            </w:r>
          </w:p>
        </w:tc>
        <w:tc>
          <w:tcPr>
            <w:tcW w:w="739" w:type="pct"/>
          </w:tcPr>
          <w:p w14:paraId="22EE885B"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.003</w:t>
            </w:r>
          </w:p>
        </w:tc>
      </w:tr>
      <w:tr w:rsidR="00CA7D31" w:rsidRPr="00355639" w14:paraId="41D658D9" w14:textId="77777777" w:rsidTr="004C3696">
        <w:tc>
          <w:tcPr>
            <w:tcW w:w="2225" w:type="pct"/>
          </w:tcPr>
          <w:p w14:paraId="5F29C848"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 xml:space="preserve"> S, ng/m</w:t>
            </w:r>
            <w:r w:rsidRPr="00355639">
              <w:rPr>
                <w:rFonts w:ascii="Calibri" w:eastAsia="等线" w:hAnsi="Calibri" w:cs="Times New Roman"/>
                <w:vertAlign w:val="superscript"/>
              </w:rPr>
              <w:t>3</w:t>
            </w:r>
          </w:p>
        </w:tc>
        <w:tc>
          <w:tcPr>
            <w:tcW w:w="969" w:type="pct"/>
          </w:tcPr>
          <w:p w14:paraId="60F56249"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888</w:t>
            </w:r>
            <w:r w:rsidRPr="00355639">
              <w:rPr>
                <w:rFonts w:ascii="Calibri" w:eastAsia="等线" w:hAnsi="Calibri" w:cs="Calibri"/>
              </w:rPr>
              <w:t>±</w:t>
            </w:r>
            <w:r w:rsidRPr="00355639">
              <w:rPr>
                <w:rFonts w:ascii="Calibri" w:eastAsia="等线" w:hAnsi="Calibri" w:cs="Calibri" w:hint="eastAsia"/>
              </w:rPr>
              <w:t>52.2</w:t>
            </w:r>
          </w:p>
        </w:tc>
        <w:tc>
          <w:tcPr>
            <w:tcW w:w="1066" w:type="pct"/>
          </w:tcPr>
          <w:p w14:paraId="40C870DF"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84</w:t>
            </w:r>
            <w:r w:rsidRPr="00355639">
              <w:rPr>
                <w:rFonts w:ascii="Calibri" w:eastAsia="等线" w:hAnsi="Calibri" w:cs="Calibri"/>
              </w:rPr>
              <w:t>±</w:t>
            </w:r>
            <w:r>
              <w:rPr>
                <w:rFonts w:ascii="Calibri" w:eastAsia="等线" w:hAnsi="Calibri" w:cs="Calibri"/>
              </w:rPr>
              <w:t>51.5</w:t>
            </w:r>
          </w:p>
        </w:tc>
        <w:tc>
          <w:tcPr>
            <w:tcW w:w="739" w:type="pct"/>
          </w:tcPr>
          <w:p w14:paraId="649EF97F"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.019</w:t>
            </w:r>
          </w:p>
        </w:tc>
      </w:tr>
      <w:tr w:rsidR="00CA7D31" w:rsidRPr="00355639" w14:paraId="62929B1C" w14:textId="77777777" w:rsidTr="004C3696">
        <w:tc>
          <w:tcPr>
            <w:tcW w:w="2225" w:type="pct"/>
          </w:tcPr>
          <w:p w14:paraId="571B6342"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rPr>
              <w:t xml:space="preserve"> S, ng/m</w:t>
            </w:r>
            <w:r w:rsidRPr="00355639">
              <w:rPr>
                <w:rFonts w:ascii="Calibri" w:eastAsia="等线" w:hAnsi="Calibri" w:cs="Times New Roman"/>
                <w:vertAlign w:val="superscript"/>
              </w:rPr>
              <w:t>3</w:t>
            </w:r>
          </w:p>
        </w:tc>
        <w:tc>
          <w:tcPr>
            <w:tcW w:w="969" w:type="pct"/>
          </w:tcPr>
          <w:p w14:paraId="50BBC06E"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1010</w:t>
            </w:r>
            <w:r w:rsidRPr="00355639">
              <w:rPr>
                <w:rFonts w:ascii="Calibri" w:eastAsia="等线" w:hAnsi="Calibri" w:cs="Calibri"/>
              </w:rPr>
              <w:t>±</w:t>
            </w:r>
            <w:r w:rsidRPr="00355639">
              <w:rPr>
                <w:rFonts w:ascii="Calibri" w:eastAsia="等线" w:hAnsi="Calibri" w:cs="Calibri" w:hint="eastAsia"/>
              </w:rPr>
              <w:t>44.2</w:t>
            </w:r>
          </w:p>
        </w:tc>
        <w:tc>
          <w:tcPr>
            <w:tcW w:w="1066" w:type="pct"/>
          </w:tcPr>
          <w:p w14:paraId="4DD2138D"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010</w:t>
            </w:r>
            <w:r w:rsidRPr="00355639">
              <w:rPr>
                <w:rFonts w:ascii="Calibri" w:eastAsia="等线" w:hAnsi="Calibri" w:cs="Calibri"/>
              </w:rPr>
              <w:t>±</w:t>
            </w:r>
            <w:r>
              <w:rPr>
                <w:rFonts w:ascii="Calibri" w:eastAsia="等线" w:hAnsi="Calibri" w:cs="Calibri"/>
              </w:rPr>
              <w:t>42.5</w:t>
            </w:r>
          </w:p>
        </w:tc>
        <w:tc>
          <w:tcPr>
            <w:tcW w:w="739" w:type="pct"/>
          </w:tcPr>
          <w:p w14:paraId="0F44EF07"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.044</w:t>
            </w:r>
          </w:p>
        </w:tc>
      </w:tr>
      <w:tr w:rsidR="00CA7D31" w:rsidRPr="00355639" w14:paraId="008FF689" w14:textId="77777777" w:rsidTr="004C3696">
        <w:tc>
          <w:tcPr>
            <w:tcW w:w="2225" w:type="pct"/>
          </w:tcPr>
          <w:p w14:paraId="2D556A86"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 xml:space="preserve"> Si, ng/m</w:t>
            </w:r>
            <w:r w:rsidRPr="00355639">
              <w:rPr>
                <w:rFonts w:ascii="Calibri" w:eastAsia="等线" w:hAnsi="Calibri" w:cs="Times New Roman"/>
                <w:vertAlign w:val="superscript"/>
              </w:rPr>
              <w:t>3</w:t>
            </w:r>
          </w:p>
        </w:tc>
        <w:tc>
          <w:tcPr>
            <w:tcW w:w="969" w:type="pct"/>
          </w:tcPr>
          <w:p w14:paraId="40E458FE"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82.3</w:t>
            </w:r>
            <w:r w:rsidRPr="00355639">
              <w:rPr>
                <w:rFonts w:ascii="Calibri" w:eastAsia="等线" w:hAnsi="Calibri" w:cs="Calibri"/>
              </w:rPr>
              <w:t>±</w:t>
            </w:r>
            <w:r w:rsidRPr="00355639">
              <w:rPr>
                <w:rFonts w:ascii="Calibri" w:eastAsia="等线" w:hAnsi="Calibri" w:cs="Calibri" w:hint="eastAsia"/>
              </w:rPr>
              <w:t>11.7</w:t>
            </w:r>
          </w:p>
        </w:tc>
        <w:tc>
          <w:tcPr>
            <w:tcW w:w="1066" w:type="pct"/>
          </w:tcPr>
          <w:p w14:paraId="1336D89A"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1.5</w:t>
            </w:r>
            <w:r w:rsidRPr="00355639">
              <w:rPr>
                <w:rFonts w:ascii="Calibri" w:eastAsia="等线" w:hAnsi="Calibri" w:cs="Calibri"/>
              </w:rPr>
              <w:t>±</w:t>
            </w:r>
            <w:r>
              <w:rPr>
                <w:rFonts w:ascii="Calibri" w:eastAsia="等线" w:hAnsi="Calibri" w:cs="Calibri"/>
              </w:rPr>
              <w:t>11.4</w:t>
            </w:r>
          </w:p>
        </w:tc>
        <w:tc>
          <w:tcPr>
            <w:tcW w:w="739" w:type="pct"/>
          </w:tcPr>
          <w:p w14:paraId="3A2034A2"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.010</w:t>
            </w:r>
          </w:p>
        </w:tc>
      </w:tr>
      <w:tr w:rsidR="00CA7D31" w:rsidRPr="00355639" w14:paraId="732961C4" w14:textId="77777777" w:rsidTr="004C3696">
        <w:tc>
          <w:tcPr>
            <w:tcW w:w="2225" w:type="pct"/>
          </w:tcPr>
          <w:p w14:paraId="2DF1846B"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rPr>
              <w:t xml:space="preserve"> Si, ng/m</w:t>
            </w:r>
            <w:r w:rsidRPr="00355639">
              <w:rPr>
                <w:rFonts w:ascii="Calibri" w:eastAsia="等线" w:hAnsi="Calibri" w:cs="Times New Roman"/>
                <w:vertAlign w:val="superscript"/>
              </w:rPr>
              <w:t>3</w:t>
            </w:r>
          </w:p>
        </w:tc>
        <w:tc>
          <w:tcPr>
            <w:tcW w:w="969" w:type="pct"/>
          </w:tcPr>
          <w:p w14:paraId="2571BB84"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368</w:t>
            </w:r>
            <w:r w:rsidRPr="00355639">
              <w:rPr>
                <w:rFonts w:ascii="Calibri" w:eastAsia="等线" w:hAnsi="Calibri" w:cs="Calibri"/>
              </w:rPr>
              <w:t>±</w:t>
            </w:r>
            <w:r w:rsidRPr="00355639">
              <w:rPr>
                <w:rFonts w:ascii="Calibri" w:eastAsia="等线" w:hAnsi="Calibri" w:cs="Calibri" w:hint="eastAsia"/>
              </w:rPr>
              <w:t>87.0</w:t>
            </w:r>
          </w:p>
        </w:tc>
        <w:tc>
          <w:tcPr>
            <w:tcW w:w="1066" w:type="pct"/>
          </w:tcPr>
          <w:p w14:paraId="1733703D"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54</w:t>
            </w:r>
            <w:r w:rsidRPr="00355639">
              <w:rPr>
                <w:rFonts w:ascii="Calibri" w:eastAsia="等线" w:hAnsi="Calibri" w:cs="Calibri"/>
              </w:rPr>
              <w:t>±</w:t>
            </w:r>
            <w:r>
              <w:rPr>
                <w:rFonts w:ascii="Calibri" w:eastAsia="等线" w:hAnsi="Calibri" w:cs="Calibri"/>
              </w:rPr>
              <w:t>72.0</w:t>
            </w:r>
          </w:p>
        </w:tc>
        <w:tc>
          <w:tcPr>
            <w:tcW w:w="739" w:type="pct"/>
          </w:tcPr>
          <w:p w14:paraId="2B65959D"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2EE4DC13" w14:textId="77777777" w:rsidTr="004C3696">
        <w:tc>
          <w:tcPr>
            <w:tcW w:w="2225" w:type="pct"/>
          </w:tcPr>
          <w:p w14:paraId="15988777"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 xml:space="preserve"> V, ng/m</w:t>
            </w:r>
            <w:r w:rsidRPr="00355639">
              <w:rPr>
                <w:rFonts w:ascii="Calibri" w:eastAsia="等线" w:hAnsi="Calibri" w:cs="Times New Roman"/>
                <w:vertAlign w:val="superscript"/>
              </w:rPr>
              <w:t>3</w:t>
            </w:r>
          </w:p>
        </w:tc>
        <w:tc>
          <w:tcPr>
            <w:tcW w:w="969" w:type="pct"/>
          </w:tcPr>
          <w:p w14:paraId="1791A7A4"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3.03</w:t>
            </w:r>
            <w:r w:rsidRPr="00355639">
              <w:rPr>
                <w:rFonts w:ascii="Calibri" w:eastAsia="等线" w:hAnsi="Calibri" w:cs="Calibri"/>
              </w:rPr>
              <w:t>±</w:t>
            </w:r>
            <w:r w:rsidRPr="00355639">
              <w:rPr>
                <w:rFonts w:ascii="Calibri" w:eastAsia="等线" w:hAnsi="Calibri" w:cs="Calibri" w:hint="eastAsia"/>
              </w:rPr>
              <w:t>1.12</w:t>
            </w:r>
          </w:p>
        </w:tc>
        <w:tc>
          <w:tcPr>
            <w:tcW w:w="1066" w:type="pct"/>
          </w:tcPr>
          <w:p w14:paraId="49D8F606"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.95</w:t>
            </w:r>
            <w:r w:rsidRPr="00355639">
              <w:rPr>
                <w:rFonts w:ascii="Calibri" w:eastAsia="等线" w:hAnsi="Calibri" w:cs="Calibri"/>
              </w:rPr>
              <w:t>±</w:t>
            </w:r>
            <w:r>
              <w:rPr>
                <w:rFonts w:ascii="Calibri" w:eastAsia="等线" w:hAnsi="Calibri" w:cs="Calibri"/>
              </w:rPr>
              <w:t>1.07</w:t>
            </w:r>
          </w:p>
        </w:tc>
        <w:tc>
          <w:tcPr>
            <w:tcW w:w="739" w:type="pct"/>
          </w:tcPr>
          <w:p w14:paraId="23632DE8"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.011</w:t>
            </w:r>
          </w:p>
        </w:tc>
      </w:tr>
      <w:tr w:rsidR="00CA7D31" w:rsidRPr="00355639" w14:paraId="2AAD277B" w14:textId="77777777" w:rsidTr="004C3696">
        <w:tc>
          <w:tcPr>
            <w:tcW w:w="2225" w:type="pct"/>
          </w:tcPr>
          <w:p w14:paraId="1CDB809F"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rPr>
              <w:t xml:space="preserve"> V, ng/m</w:t>
            </w:r>
            <w:r w:rsidRPr="00355639">
              <w:rPr>
                <w:rFonts w:ascii="Calibri" w:eastAsia="等线" w:hAnsi="Calibri" w:cs="Times New Roman"/>
                <w:vertAlign w:val="superscript"/>
              </w:rPr>
              <w:t>3</w:t>
            </w:r>
          </w:p>
        </w:tc>
        <w:tc>
          <w:tcPr>
            <w:tcW w:w="969" w:type="pct"/>
          </w:tcPr>
          <w:p w14:paraId="2BE224B0"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3.85</w:t>
            </w:r>
            <w:r w:rsidRPr="00355639">
              <w:rPr>
                <w:rFonts w:ascii="Calibri" w:eastAsia="等线" w:hAnsi="Calibri" w:cs="Calibri"/>
              </w:rPr>
              <w:t>±</w:t>
            </w:r>
            <w:r w:rsidRPr="00355639">
              <w:rPr>
                <w:rFonts w:ascii="Calibri" w:eastAsia="等线" w:hAnsi="Calibri" w:cs="Calibri" w:hint="eastAsia"/>
              </w:rPr>
              <w:t>1.26</w:t>
            </w:r>
          </w:p>
        </w:tc>
        <w:tc>
          <w:tcPr>
            <w:tcW w:w="1066" w:type="pct"/>
          </w:tcPr>
          <w:p w14:paraId="1DA62E02"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.76</w:t>
            </w:r>
            <w:r w:rsidRPr="00355639">
              <w:rPr>
                <w:rFonts w:ascii="Calibri" w:eastAsia="等线" w:hAnsi="Calibri" w:cs="Calibri"/>
              </w:rPr>
              <w:t>±</w:t>
            </w:r>
            <w:r>
              <w:rPr>
                <w:rFonts w:ascii="Calibri" w:eastAsia="等线" w:hAnsi="Calibri" w:cs="Calibri"/>
              </w:rPr>
              <w:t>1.19</w:t>
            </w:r>
          </w:p>
        </w:tc>
        <w:tc>
          <w:tcPr>
            <w:tcW w:w="739" w:type="pct"/>
          </w:tcPr>
          <w:p w14:paraId="0B3FD3CD"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.011</w:t>
            </w:r>
          </w:p>
        </w:tc>
      </w:tr>
      <w:tr w:rsidR="00CA7D31" w:rsidRPr="00355639" w14:paraId="0B1E906A" w14:textId="77777777" w:rsidTr="004C3696">
        <w:tc>
          <w:tcPr>
            <w:tcW w:w="2225" w:type="pct"/>
          </w:tcPr>
          <w:p w14:paraId="4FD06283"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 xml:space="preserve"> Zn, ng/m</w:t>
            </w:r>
            <w:r w:rsidRPr="00355639">
              <w:rPr>
                <w:rFonts w:ascii="Calibri" w:eastAsia="等线" w:hAnsi="Calibri" w:cs="Times New Roman"/>
                <w:vertAlign w:val="superscript"/>
              </w:rPr>
              <w:t>3</w:t>
            </w:r>
          </w:p>
        </w:tc>
        <w:tc>
          <w:tcPr>
            <w:tcW w:w="969" w:type="pct"/>
          </w:tcPr>
          <w:p w14:paraId="08602AB6"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25.8</w:t>
            </w:r>
            <w:r w:rsidRPr="00355639">
              <w:rPr>
                <w:rFonts w:ascii="Calibri" w:eastAsia="等线" w:hAnsi="Calibri" w:cs="Calibri"/>
              </w:rPr>
              <w:t>±</w:t>
            </w:r>
            <w:r w:rsidRPr="00355639">
              <w:rPr>
                <w:rFonts w:ascii="Calibri" w:eastAsia="等线" w:hAnsi="Calibri" w:cs="Calibri" w:hint="eastAsia"/>
              </w:rPr>
              <w:t>12.9</w:t>
            </w:r>
          </w:p>
        </w:tc>
        <w:tc>
          <w:tcPr>
            <w:tcW w:w="1066" w:type="pct"/>
          </w:tcPr>
          <w:p w14:paraId="6C5349E7"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6.1</w:t>
            </w:r>
            <w:r w:rsidRPr="00355639">
              <w:rPr>
                <w:rFonts w:ascii="Calibri" w:eastAsia="等线" w:hAnsi="Calibri" w:cs="Calibri"/>
              </w:rPr>
              <w:t>±</w:t>
            </w:r>
            <w:r>
              <w:rPr>
                <w:rFonts w:ascii="Calibri" w:eastAsia="等线" w:hAnsi="Calibri" w:cs="Calibri"/>
              </w:rPr>
              <w:t>13.1</w:t>
            </w:r>
          </w:p>
        </w:tc>
        <w:tc>
          <w:tcPr>
            <w:tcW w:w="739" w:type="pct"/>
          </w:tcPr>
          <w:p w14:paraId="52470F30"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.373</w:t>
            </w:r>
          </w:p>
        </w:tc>
      </w:tr>
      <w:tr w:rsidR="00CA7D31" w:rsidRPr="00355639" w14:paraId="5945FFD5" w14:textId="77777777" w:rsidTr="004C3696">
        <w:tc>
          <w:tcPr>
            <w:tcW w:w="2225" w:type="pct"/>
          </w:tcPr>
          <w:p w14:paraId="2E96DC2B"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rPr>
              <w:t xml:space="preserve"> Zn, ng/m</w:t>
            </w:r>
            <w:r w:rsidRPr="00355639">
              <w:rPr>
                <w:rFonts w:ascii="Calibri" w:eastAsia="等线" w:hAnsi="Calibri" w:cs="Times New Roman"/>
                <w:vertAlign w:val="superscript"/>
              </w:rPr>
              <w:t>3</w:t>
            </w:r>
          </w:p>
        </w:tc>
        <w:tc>
          <w:tcPr>
            <w:tcW w:w="969" w:type="pct"/>
          </w:tcPr>
          <w:p w14:paraId="6C893728"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35.4</w:t>
            </w:r>
            <w:r w:rsidRPr="00355639">
              <w:rPr>
                <w:rFonts w:ascii="Calibri" w:eastAsia="等线" w:hAnsi="Calibri" w:cs="Calibri"/>
              </w:rPr>
              <w:t>±</w:t>
            </w:r>
            <w:r w:rsidRPr="00355639">
              <w:rPr>
                <w:rFonts w:ascii="Calibri" w:eastAsia="等线" w:hAnsi="Calibri" w:cs="Calibri" w:hint="eastAsia"/>
              </w:rPr>
              <w:t>17.9</w:t>
            </w:r>
          </w:p>
        </w:tc>
        <w:tc>
          <w:tcPr>
            <w:tcW w:w="1066" w:type="pct"/>
          </w:tcPr>
          <w:p w14:paraId="6715FC0E"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5.4</w:t>
            </w:r>
            <w:r w:rsidRPr="00355639">
              <w:rPr>
                <w:rFonts w:ascii="Calibri" w:eastAsia="等线" w:hAnsi="Calibri" w:cs="Calibri"/>
              </w:rPr>
              <w:t>±</w:t>
            </w:r>
            <w:r>
              <w:rPr>
                <w:rFonts w:ascii="Calibri" w:eastAsia="等线" w:hAnsi="Calibri" w:cs="Calibri"/>
              </w:rPr>
              <w:t>18.4</w:t>
            </w:r>
          </w:p>
        </w:tc>
        <w:tc>
          <w:tcPr>
            <w:tcW w:w="739" w:type="pct"/>
          </w:tcPr>
          <w:p w14:paraId="51738F1C"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.968</w:t>
            </w:r>
          </w:p>
        </w:tc>
      </w:tr>
      <w:tr w:rsidR="00CA7D31" w:rsidRPr="00355639" w14:paraId="1DDE1EC1" w14:textId="77777777" w:rsidTr="004C3696">
        <w:tc>
          <w:tcPr>
            <w:tcW w:w="2225" w:type="pct"/>
          </w:tcPr>
          <w:p w14:paraId="6D748656" w14:textId="77777777" w:rsidR="00CA7D31" w:rsidRPr="00355639" w:rsidRDefault="00CA7D31" w:rsidP="004C3696">
            <w:pPr>
              <w:widowControl/>
              <w:spacing w:line="276" w:lineRule="auto"/>
              <w:jc w:val="left"/>
              <w:rPr>
                <w:rFonts w:ascii="Calibri" w:eastAsia="等线" w:hAnsi="Calibri" w:cs="Times New Roman"/>
                <w:vertAlign w:val="superscript"/>
              </w:rPr>
            </w:pPr>
            <w:r w:rsidRPr="00355639">
              <w:rPr>
                <w:rFonts w:ascii="Calibri" w:eastAsia="等线" w:hAnsi="Calibri" w:cs="Times New Roman" w:hint="eastAsia"/>
              </w:rPr>
              <w:t>OP</w:t>
            </w:r>
            <w:r w:rsidRPr="00355639">
              <w:rPr>
                <w:rFonts w:ascii="Calibri" w:eastAsia="等线" w:hAnsi="Calibri" w:cs="Times New Roman"/>
                <w:vertAlign w:val="superscript"/>
              </w:rPr>
              <w:t>ESR</w:t>
            </w:r>
            <w:r w:rsidRPr="00355639">
              <w:rPr>
                <w:rFonts w:ascii="Calibri" w:eastAsia="等线" w:hAnsi="Calibri" w:cs="Times New Roman" w:hint="eastAsia"/>
              </w:rPr>
              <w:t>,</w:t>
            </w:r>
            <w:r w:rsidRPr="00355639">
              <w:rPr>
                <w:rFonts w:ascii="Calibri" w:eastAsia="等线" w:hAnsi="Calibri" w:cs="Times New Roman"/>
              </w:rPr>
              <w:t xml:space="preserve"> A.U. /m</w:t>
            </w:r>
            <w:r w:rsidRPr="00355639">
              <w:rPr>
                <w:rFonts w:ascii="Calibri" w:eastAsia="等线" w:hAnsi="Calibri" w:cs="Times New Roman"/>
                <w:vertAlign w:val="superscript"/>
              </w:rPr>
              <w:t>3</w:t>
            </w:r>
          </w:p>
        </w:tc>
        <w:tc>
          <w:tcPr>
            <w:tcW w:w="969" w:type="pct"/>
          </w:tcPr>
          <w:p w14:paraId="2A528A07"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rPr>
              <w:t>900</w:t>
            </w:r>
            <w:r w:rsidRPr="00355639">
              <w:rPr>
                <w:rFonts w:ascii="Calibri" w:eastAsia="等线" w:hAnsi="Calibri" w:cs="Calibri"/>
              </w:rPr>
              <w:t>±132</w:t>
            </w:r>
          </w:p>
        </w:tc>
        <w:tc>
          <w:tcPr>
            <w:tcW w:w="1066" w:type="pct"/>
          </w:tcPr>
          <w:p w14:paraId="3B8600E4"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88</w:t>
            </w:r>
            <w:r w:rsidRPr="00355639">
              <w:rPr>
                <w:rFonts w:ascii="Calibri" w:eastAsia="等线" w:hAnsi="Calibri" w:cs="Calibri"/>
              </w:rPr>
              <w:t>±</w:t>
            </w:r>
            <w:r>
              <w:rPr>
                <w:rFonts w:ascii="Calibri" w:eastAsia="等线" w:hAnsi="Calibri" w:cs="Calibri"/>
              </w:rPr>
              <w:t>129</w:t>
            </w:r>
          </w:p>
        </w:tc>
        <w:tc>
          <w:tcPr>
            <w:tcW w:w="739" w:type="pct"/>
          </w:tcPr>
          <w:p w14:paraId="1EDCF635"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.002</w:t>
            </w:r>
          </w:p>
        </w:tc>
      </w:tr>
      <w:tr w:rsidR="00CA7D31" w:rsidRPr="00355639" w14:paraId="17AED8E6" w14:textId="77777777" w:rsidTr="004C3696">
        <w:tc>
          <w:tcPr>
            <w:tcW w:w="2225" w:type="pct"/>
            <w:tcBorders>
              <w:bottom w:val="single" w:sz="4" w:space="0" w:color="auto"/>
            </w:tcBorders>
          </w:tcPr>
          <w:p w14:paraId="6D4EA13C" w14:textId="77777777" w:rsidR="00CA7D31" w:rsidRPr="00355639" w:rsidRDefault="00CA7D31" w:rsidP="004C3696">
            <w:pPr>
              <w:widowControl/>
              <w:spacing w:line="276" w:lineRule="auto"/>
              <w:jc w:val="left"/>
              <w:rPr>
                <w:rFonts w:ascii="Calibri" w:eastAsia="等线" w:hAnsi="Calibri" w:cs="Times New Roman"/>
                <w:vertAlign w:val="superscript"/>
              </w:rPr>
            </w:pPr>
            <w:r w:rsidRPr="00355639">
              <w:rPr>
                <w:rFonts w:ascii="Calibri" w:eastAsia="等线" w:hAnsi="Calibri" w:cs="Times New Roman"/>
              </w:rPr>
              <w:t>OP (</w:t>
            </w:r>
            <w:r w:rsidRPr="00355639">
              <w:rPr>
                <w:rFonts w:ascii="Calibri" w:eastAsia="等线" w:hAnsi="Calibri" w:cs="Times New Roman" w:hint="eastAsia"/>
              </w:rPr>
              <w:t>DTT)</w:t>
            </w:r>
            <w:r w:rsidRPr="00355639">
              <w:rPr>
                <w:rFonts w:ascii="Calibri" w:eastAsia="等线" w:hAnsi="Calibri" w:cs="Times New Roman"/>
              </w:rPr>
              <w:t>, nmol DTT/min/m</w:t>
            </w:r>
            <w:r w:rsidRPr="00355639">
              <w:rPr>
                <w:rFonts w:ascii="Calibri" w:eastAsia="等线" w:hAnsi="Calibri" w:cs="Times New Roman"/>
                <w:vertAlign w:val="superscript"/>
              </w:rPr>
              <w:t>3</w:t>
            </w:r>
          </w:p>
        </w:tc>
        <w:tc>
          <w:tcPr>
            <w:tcW w:w="969" w:type="pct"/>
            <w:tcBorders>
              <w:bottom w:val="single" w:sz="4" w:space="0" w:color="auto"/>
            </w:tcBorders>
          </w:tcPr>
          <w:p w14:paraId="7C8C73CD"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0.82</w:t>
            </w:r>
            <w:r w:rsidRPr="00355639">
              <w:rPr>
                <w:rFonts w:ascii="Calibri" w:eastAsia="等线" w:hAnsi="Calibri" w:cs="Calibri"/>
              </w:rPr>
              <w:t>±</w:t>
            </w:r>
            <w:r w:rsidRPr="00355639">
              <w:rPr>
                <w:rFonts w:ascii="Calibri" w:eastAsia="等线" w:hAnsi="Calibri" w:cs="Calibri" w:hint="eastAsia"/>
              </w:rPr>
              <w:t>0.16</w:t>
            </w:r>
          </w:p>
        </w:tc>
        <w:tc>
          <w:tcPr>
            <w:tcW w:w="1066" w:type="pct"/>
            <w:tcBorders>
              <w:bottom w:val="single" w:sz="4" w:space="0" w:color="auto"/>
            </w:tcBorders>
          </w:tcPr>
          <w:p w14:paraId="33438D2A"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.81</w:t>
            </w:r>
            <w:r w:rsidRPr="00355639">
              <w:rPr>
                <w:rFonts w:ascii="Calibri" w:eastAsia="等线" w:hAnsi="Calibri" w:cs="Calibri"/>
              </w:rPr>
              <w:t>±</w:t>
            </w:r>
            <w:r>
              <w:rPr>
                <w:rFonts w:ascii="Calibri" w:eastAsia="等线" w:hAnsi="Calibri" w:cs="Calibri"/>
              </w:rPr>
              <w:t>0.16</w:t>
            </w:r>
          </w:p>
        </w:tc>
        <w:tc>
          <w:tcPr>
            <w:tcW w:w="739" w:type="pct"/>
            <w:tcBorders>
              <w:bottom w:val="single" w:sz="4" w:space="0" w:color="auto"/>
            </w:tcBorders>
          </w:tcPr>
          <w:p w14:paraId="418B4A51"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.319</w:t>
            </w:r>
          </w:p>
        </w:tc>
      </w:tr>
    </w:tbl>
    <w:p w14:paraId="29C3B05F" w14:textId="77777777" w:rsidR="00CA7D31" w:rsidRDefault="00CA7D31" w:rsidP="00CA7D31">
      <w:pPr>
        <w:widowControl/>
        <w:spacing w:after="160" w:line="480" w:lineRule="auto"/>
        <w:jc w:val="left"/>
        <w:rPr>
          <w:rFonts w:ascii="Calibri" w:eastAsia="等线" w:hAnsi="Calibri" w:cs="Times New Roman"/>
          <w:kern w:val="0"/>
          <w:sz w:val="22"/>
        </w:rPr>
      </w:pPr>
      <w:r w:rsidRPr="00355639">
        <w:rPr>
          <w:rFonts w:ascii="Calibri" w:eastAsia="等线" w:hAnsi="Calibri" w:cs="Times New Roman"/>
          <w:kern w:val="0"/>
          <w:sz w:val="22"/>
        </w:rPr>
        <w:t xml:space="preserve">Exposure concentrations for </w:t>
      </w:r>
      <w:r w:rsidRPr="00355639">
        <w:rPr>
          <w:rFonts w:ascii="Calibri" w:eastAsia="等线" w:hAnsi="Calibri" w:cs="Times New Roman" w:hint="eastAsia"/>
          <w:kern w:val="0"/>
          <w:sz w:val="22"/>
        </w:rPr>
        <w:t>PM</w:t>
      </w:r>
      <w:r w:rsidRPr="00355639">
        <w:rPr>
          <w:rFonts w:ascii="Calibri" w:eastAsia="等线" w:hAnsi="Calibri" w:cs="Times New Roman" w:hint="eastAsia"/>
          <w:kern w:val="0"/>
          <w:sz w:val="22"/>
          <w:vertAlign w:val="subscript"/>
        </w:rPr>
        <w:t>10</w:t>
      </w:r>
      <w:r w:rsidRPr="00355639">
        <w:rPr>
          <w:rFonts w:ascii="Calibri" w:eastAsia="等线" w:hAnsi="Calibri" w:cs="Times New Roman" w:hint="eastAsia"/>
          <w:kern w:val="0"/>
          <w:sz w:val="22"/>
        </w:rPr>
        <w:t>,</w:t>
      </w:r>
      <w:r w:rsidRPr="00355639">
        <w:rPr>
          <w:rFonts w:ascii="Calibri" w:eastAsia="等线" w:hAnsi="Calibri" w:cs="Times New Roman"/>
          <w:kern w:val="0"/>
          <w:sz w:val="22"/>
        </w:rPr>
        <w:t xml:space="preserve"> </w:t>
      </w:r>
      <w:proofErr w:type="spellStart"/>
      <w:r w:rsidRPr="00355639">
        <w:rPr>
          <w:rFonts w:ascii="Calibri" w:eastAsia="等线" w:hAnsi="Calibri" w:cs="Times New Roman"/>
          <w:kern w:val="0"/>
          <w:sz w:val="22"/>
        </w:rPr>
        <w:t>PM</w:t>
      </w:r>
      <w:r w:rsidRPr="00355639">
        <w:rPr>
          <w:rFonts w:ascii="Calibri" w:eastAsia="等线" w:hAnsi="Calibri" w:cs="Times New Roman"/>
          <w:kern w:val="0"/>
          <w:sz w:val="22"/>
          <w:vertAlign w:val="subscript"/>
        </w:rPr>
        <w:t>coarse</w:t>
      </w:r>
      <w:proofErr w:type="spellEnd"/>
      <w:r w:rsidRPr="00355639">
        <w:rPr>
          <w:rFonts w:ascii="Calibri" w:eastAsia="等线" w:hAnsi="Calibri" w:cs="Times New Roman"/>
          <w:kern w:val="0"/>
          <w:sz w:val="22"/>
        </w:rPr>
        <w:t>, PM</w:t>
      </w:r>
      <w:r w:rsidRPr="00355639">
        <w:rPr>
          <w:rFonts w:ascii="Calibri" w:eastAsia="等线" w:hAnsi="Calibri" w:cs="Times New Roman"/>
          <w:kern w:val="0"/>
          <w:sz w:val="22"/>
          <w:vertAlign w:val="subscript"/>
        </w:rPr>
        <w:t>2.5</w:t>
      </w:r>
      <w:r w:rsidRPr="00355639">
        <w:rPr>
          <w:rFonts w:ascii="Calibri" w:eastAsia="等线" w:hAnsi="Calibri" w:cs="Times New Roman"/>
          <w:kern w:val="0"/>
          <w:sz w:val="22"/>
        </w:rPr>
        <w:t>, PM</w:t>
      </w:r>
      <w:r w:rsidRPr="00355639">
        <w:rPr>
          <w:rFonts w:ascii="Calibri" w:eastAsia="等线" w:hAnsi="Calibri" w:cs="Times New Roman"/>
          <w:kern w:val="0"/>
          <w:sz w:val="22"/>
          <w:vertAlign w:val="subscript"/>
        </w:rPr>
        <w:t>2.5</w:t>
      </w:r>
      <w:r w:rsidRPr="00355639">
        <w:rPr>
          <w:rFonts w:ascii="Calibri" w:eastAsia="等线" w:hAnsi="Calibri" w:cs="Times New Roman"/>
          <w:kern w:val="0"/>
          <w:sz w:val="22"/>
        </w:rPr>
        <w:t xml:space="preserve"> absorbance, NO</w:t>
      </w:r>
      <w:r w:rsidRPr="00355639">
        <w:rPr>
          <w:rFonts w:ascii="Calibri" w:eastAsia="等线" w:hAnsi="Calibri" w:cs="Times New Roman"/>
          <w:kern w:val="0"/>
          <w:sz w:val="22"/>
          <w:vertAlign w:val="subscript"/>
        </w:rPr>
        <w:t>2</w:t>
      </w:r>
      <w:r w:rsidRPr="00355639">
        <w:rPr>
          <w:rFonts w:ascii="Calibri" w:eastAsia="等线" w:hAnsi="Calibri" w:cs="Times New Roman"/>
          <w:kern w:val="0"/>
          <w:sz w:val="22"/>
        </w:rPr>
        <w:t xml:space="preserve"> and NO</w:t>
      </w:r>
      <w:r w:rsidRPr="00355639">
        <w:rPr>
          <w:rFonts w:ascii="Calibri" w:eastAsia="等线" w:hAnsi="Calibri" w:cs="Times New Roman"/>
          <w:kern w:val="0"/>
          <w:sz w:val="22"/>
          <w:vertAlign w:val="subscript"/>
        </w:rPr>
        <w:t>x</w:t>
      </w:r>
      <w:r w:rsidRPr="00355639">
        <w:rPr>
          <w:rFonts w:ascii="Calibri" w:eastAsia="等线" w:hAnsi="Calibri" w:cs="Times New Roman"/>
          <w:kern w:val="0"/>
          <w:sz w:val="22"/>
        </w:rPr>
        <w:t xml:space="preserve"> were back-extrapolated to 1992 based on the available routine assessment. All exposures were average annual concentrations at the residential address from 1992 to the time of onset for cases and</w:t>
      </w:r>
      <w:r>
        <w:rPr>
          <w:rFonts w:ascii="Calibri" w:eastAsia="等线" w:hAnsi="Calibri" w:cs="Times New Roman"/>
          <w:kern w:val="0"/>
          <w:sz w:val="22"/>
        </w:rPr>
        <w:t xml:space="preserve"> 1-year prior to</w:t>
      </w:r>
      <w:r w:rsidRPr="00355639">
        <w:rPr>
          <w:rFonts w:ascii="Calibri" w:eastAsia="等线" w:hAnsi="Calibri" w:cs="Times New Roman"/>
          <w:kern w:val="0"/>
          <w:sz w:val="22"/>
        </w:rPr>
        <w:t xml:space="preserve"> recruit</w:t>
      </w:r>
      <w:r>
        <w:rPr>
          <w:rFonts w:ascii="Calibri" w:eastAsia="等线" w:hAnsi="Calibri" w:cs="Times New Roman"/>
          <w:kern w:val="0"/>
          <w:sz w:val="22"/>
        </w:rPr>
        <w:t>ment</w:t>
      </w:r>
      <w:r w:rsidRPr="00355639">
        <w:rPr>
          <w:rFonts w:ascii="Calibri" w:eastAsia="等线" w:hAnsi="Calibri" w:cs="Times New Roman"/>
          <w:kern w:val="0"/>
          <w:sz w:val="22"/>
        </w:rPr>
        <w:t xml:space="preserve"> for controls. </w:t>
      </w:r>
    </w:p>
    <w:p w14:paraId="2B45017C" w14:textId="1E9651DF" w:rsidR="00CA7D31" w:rsidRPr="00CA7D31" w:rsidRDefault="00CA7D31" w:rsidP="00CA7D31">
      <w:pPr>
        <w:rPr>
          <w:rFonts w:ascii="Calibri" w:eastAsia="等线" w:hAnsi="Calibri" w:cs="Calibri"/>
          <w:sz w:val="22"/>
        </w:rPr>
        <w:sectPr w:rsidR="00CA7D31" w:rsidRPr="00CA7D31" w:rsidSect="001A1C5E">
          <w:pgSz w:w="11906" w:h="16838"/>
          <w:pgMar w:top="1440" w:right="1440" w:bottom="1440" w:left="1440" w:header="708" w:footer="708" w:gutter="0"/>
          <w:cols w:space="708"/>
          <w:docGrid w:linePitch="360"/>
        </w:sectPr>
      </w:pPr>
    </w:p>
    <w:p w14:paraId="02687C7E" w14:textId="619EA5EA" w:rsidR="00B772CF" w:rsidRPr="00B772CF" w:rsidRDefault="00B772CF" w:rsidP="00B772CF">
      <w:pPr>
        <w:widowControl/>
        <w:spacing w:after="160" w:line="259" w:lineRule="auto"/>
        <w:jc w:val="left"/>
        <w:rPr>
          <w:rFonts w:ascii="Calibri" w:eastAsia="等线" w:hAnsi="Calibri" w:cs="Times New Roman"/>
          <w:kern w:val="0"/>
          <w:sz w:val="22"/>
        </w:rPr>
      </w:pPr>
      <w:r w:rsidRPr="00B772CF">
        <w:rPr>
          <w:rFonts w:ascii="Calibri" w:eastAsia="等线" w:hAnsi="Calibri" w:cs="Times New Roman"/>
          <w:b/>
          <w:bCs/>
          <w:kern w:val="0"/>
          <w:sz w:val="22"/>
        </w:rPr>
        <w:lastRenderedPageBreak/>
        <w:t xml:space="preserve">Table </w:t>
      </w:r>
      <w:r w:rsidR="00F277CE">
        <w:rPr>
          <w:rFonts w:ascii="Calibri" w:eastAsia="等线" w:hAnsi="Calibri" w:cs="Times New Roman"/>
          <w:b/>
          <w:bCs/>
          <w:kern w:val="0"/>
          <w:sz w:val="22"/>
        </w:rPr>
        <w:t>S</w:t>
      </w:r>
      <w:r w:rsidR="00794710">
        <w:rPr>
          <w:rFonts w:ascii="Calibri" w:eastAsia="等线" w:hAnsi="Calibri" w:cs="Times New Roman"/>
          <w:b/>
          <w:bCs/>
          <w:kern w:val="0"/>
          <w:sz w:val="22"/>
        </w:rPr>
        <w:t>7</w:t>
      </w:r>
      <w:r w:rsidRPr="00B772CF">
        <w:rPr>
          <w:rFonts w:ascii="Calibri" w:eastAsia="等线" w:hAnsi="Calibri" w:cs="Times New Roman"/>
          <w:kern w:val="0"/>
          <w:sz w:val="22"/>
        </w:rPr>
        <w:t xml:space="preserve"> Imputation of education level via multiple imputation of chained equation</w:t>
      </w:r>
    </w:p>
    <w:tbl>
      <w:tblPr>
        <w:tblStyle w:val="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276"/>
        <w:gridCol w:w="1327"/>
        <w:gridCol w:w="268"/>
        <w:gridCol w:w="1312"/>
        <w:gridCol w:w="1276"/>
        <w:gridCol w:w="7"/>
      </w:tblGrid>
      <w:tr w:rsidR="00B772CF" w:rsidRPr="00B772CF" w14:paraId="0A597865" w14:textId="77777777" w:rsidTr="002070E1">
        <w:tc>
          <w:tcPr>
            <w:tcW w:w="2830" w:type="dxa"/>
          </w:tcPr>
          <w:p w14:paraId="7D7CAAFD"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Variable</w:t>
            </w:r>
          </w:p>
        </w:tc>
        <w:tc>
          <w:tcPr>
            <w:tcW w:w="2603" w:type="dxa"/>
            <w:gridSpan w:val="2"/>
            <w:tcBorders>
              <w:top w:val="single" w:sz="4" w:space="0" w:color="auto"/>
              <w:bottom w:val="single" w:sz="4" w:space="0" w:color="auto"/>
            </w:tcBorders>
          </w:tcPr>
          <w:p w14:paraId="32B8951D" w14:textId="77777777" w:rsidR="00B772CF" w:rsidRPr="00B772CF" w:rsidRDefault="00B772CF" w:rsidP="00B772CF">
            <w:pPr>
              <w:widowControl/>
              <w:jc w:val="center"/>
              <w:rPr>
                <w:rFonts w:ascii="Calibri" w:eastAsia="等线" w:hAnsi="Calibri" w:cs="Times New Roman"/>
              </w:rPr>
            </w:pPr>
            <w:r w:rsidRPr="00B772CF">
              <w:rPr>
                <w:rFonts w:ascii="Calibri" w:eastAsia="等线" w:hAnsi="Calibri" w:cs="Times New Roman"/>
              </w:rPr>
              <w:t>Original dataset</w:t>
            </w:r>
          </w:p>
        </w:tc>
        <w:tc>
          <w:tcPr>
            <w:tcW w:w="268" w:type="dxa"/>
          </w:tcPr>
          <w:p w14:paraId="6E3D44FC" w14:textId="77777777" w:rsidR="00B772CF" w:rsidRPr="00B772CF" w:rsidRDefault="00B772CF" w:rsidP="00B772CF">
            <w:pPr>
              <w:widowControl/>
              <w:jc w:val="center"/>
              <w:rPr>
                <w:rFonts w:ascii="Calibri" w:eastAsia="等线" w:hAnsi="Calibri" w:cs="Times New Roman"/>
              </w:rPr>
            </w:pPr>
          </w:p>
        </w:tc>
        <w:tc>
          <w:tcPr>
            <w:tcW w:w="2595" w:type="dxa"/>
            <w:gridSpan w:val="3"/>
            <w:tcBorders>
              <w:top w:val="single" w:sz="4" w:space="0" w:color="auto"/>
              <w:bottom w:val="single" w:sz="4" w:space="0" w:color="auto"/>
            </w:tcBorders>
          </w:tcPr>
          <w:p w14:paraId="3F8C7461" w14:textId="77777777" w:rsidR="00B772CF" w:rsidRPr="00B772CF" w:rsidRDefault="00B772CF" w:rsidP="00B772CF">
            <w:pPr>
              <w:widowControl/>
              <w:jc w:val="center"/>
              <w:rPr>
                <w:rFonts w:ascii="Calibri" w:eastAsia="等线" w:hAnsi="Calibri" w:cs="Times New Roman"/>
                <w:vertAlign w:val="superscript"/>
              </w:rPr>
            </w:pPr>
            <w:r w:rsidRPr="00B772CF">
              <w:rPr>
                <w:rFonts w:ascii="Calibri" w:eastAsia="等线" w:hAnsi="Calibri" w:cs="Times New Roman"/>
              </w:rPr>
              <w:t>Imputation dataset</w:t>
            </w:r>
            <w:r w:rsidRPr="00B772CF">
              <w:rPr>
                <w:rFonts w:ascii="Calibri" w:eastAsia="等线" w:hAnsi="Calibri" w:cs="Times New Roman"/>
                <w:vertAlign w:val="superscript"/>
              </w:rPr>
              <w:t>a</w:t>
            </w:r>
          </w:p>
        </w:tc>
      </w:tr>
      <w:tr w:rsidR="002070E1" w:rsidRPr="00B772CF" w14:paraId="19F7091F" w14:textId="77777777" w:rsidTr="002070E1">
        <w:trPr>
          <w:gridAfter w:val="1"/>
          <w:wAfter w:w="7" w:type="dxa"/>
        </w:trPr>
        <w:tc>
          <w:tcPr>
            <w:tcW w:w="2830" w:type="dxa"/>
            <w:tcBorders>
              <w:top w:val="nil"/>
              <w:bottom w:val="single" w:sz="4" w:space="0" w:color="auto"/>
            </w:tcBorders>
          </w:tcPr>
          <w:p w14:paraId="256C754A" w14:textId="77777777" w:rsidR="00B772CF" w:rsidRPr="00B772CF" w:rsidRDefault="00B772CF" w:rsidP="00B772CF">
            <w:pPr>
              <w:widowControl/>
              <w:jc w:val="left"/>
              <w:rPr>
                <w:rFonts w:ascii="Calibri" w:eastAsia="等线" w:hAnsi="Calibri" w:cs="Times New Roman"/>
              </w:rPr>
            </w:pPr>
          </w:p>
        </w:tc>
        <w:tc>
          <w:tcPr>
            <w:tcW w:w="1276" w:type="dxa"/>
            <w:tcBorders>
              <w:top w:val="single" w:sz="4" w:space="0" w:color="auto"/>
              <w:bottom w:val="single" w:sz="4" w:space="0" w:color="auto"/>
            </w:tcBorders>
          </w:tcPr>
          <w:p w14:paraId="4CDC4D02" w14:textId="6BAED456" w:rsidR="00B772CF" w:rsidRPr="00B772CF" w:rsidRDefault="00B772CF" w:rsidP="00B772CF">
            <w:pPr>
              <w:widowControl/>
              <w:jc w:val="center"/>
              <w:rPr>
                <w:rFonts w:ascii="Calibri" w:eastAsia="等线" w:hAnsi="Calibri" w:cs="Times New Roman"/>
              </w:rPr>
            </w:pPr>
            <w:r w:rsidRPr="00B772CF">
              <w:rPr>
                <w:rFonts w:ascii="Calibri" w:eastAsia="等线" w:hAnsi="Calibri" w:cs="Times New Roman"/>
              </w:rPr>
              <w:t>ALS (N=</w:t>
            </w:r>
            <w:r w:rsidR="00223ABA">
              <w:rPr>
                <w:rFonts w:ascii="Calibri" w:eastAsia="等线" w:hAnsi="Calibri" w:cs="Times New Roman"/>
              </w:rPr>
              <w:t>1636</w:t>
            </w:r>
            <w:r w:rsidRPr="00B772CF">
              <w:rPr>
                <w:rFonts w:ascii="Calibri" w:eastAsia="等线" w:hAnsi="Calibri" w:cs="Times New Roman"/>
              </w:rPr>
              <w:t>)</w:t>
            </w:r>
          </w:p>
        </w:tc>
        <w:tc>
          <w:tcPr>
            <w:tcW w:w="1327" w:type="dxa"/>
            <w:tcBorders>
              <w:top w:val="single" w:sz="4" w:space="0" w:color="auto"/>
              <w:bottom w:val="single" w:sz="4" w:space="0" w:color="auto"/>
            </w:tcBorders>
          </w:tcPr>
          <w:p w14:paraId="3A831740"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Control (N=4024)</w:t>
            </w:r>
          </w:p>
        </w:tc>
        <w:tc>
          <w:tcPr>
            <w:tcW w:w="268" w:type="dxa"/>
            <w:tcBorders>
              <w:top w:val="nil"/>
              <w:bottom w:val="single" w:sz="4" w:space="0" w:color="auto"/>
            </w:tcBorders>
          </w:tcPr>
          <w:p w14:paraId="521FBDB4" w14:textId="77777777" w:rsidR="00B772CF" w:rsidRPr="00B772CF" w:rsidRDefault="00B772CF" w:rsidP="00B772CF">
            <w:pPr>
              <w:widowControl/>
              <w:jc w:val="left"/>
              <w:rPr>
                <w:rFonts w:ascii="Calibri" w:eastAsia="等线" w:hAnsi="Calibri" w:cs="Times New Roman"/>
              </w:rPr>
            </w:pPr>
          </w:p>
        </w:tc>
        <w:tc>
          <w:tcPr>
            <w:tcW w:w="1312" w:type="dxa"/>
            <w:tcBorders>
              <w:top w:val="nil"/>
              <w:bottom w:val="single" w:sz="4" w:space="0" w:color="auto"/>
            </w:tcBorders>
          </w:tcPr>
          <w:p w14:paraId="26BD78DC" w14:textId="4506CFCB" w:rsidR="00B772CF" w:rsidRPr="00B772CF" w:rsidRDefault="00B772CF" w:rsidP="00B772CF">
            <w:pPr>
              <w:widowControl/>
              <w:jc w:val="center"/>
              <w:rPr>
                <w:rFonts w:ascii="Calibri" w:eastAsia="等线" w:hAnsi="Calibri" w:cs="Times New Roman"/>
              </w:rPr>
            </w:pPr>
            <w:r w:rsidRPr="00B772CF">
              <w:rPr>
                <w:rFonts w:ascii="Calibri" w:eastAsia="等线" w:hAnsi="Calibri" w:cs="Times New Roman"/>
              </w:rPr>
              <w:t>ALS (N=1</w:t>
            </w:r>
            <w:r w:rsidR="00223ABA">
              <w:rPr>
                <w:rFonts w:ascii="Calibri" w:eastAsia="等线" w:hAnsi="Calibri" w:cs="Times New Roman"/>
              </w:rPr>
              <w:t>636</w:t>
            </w:r>
            <w:r w:rsidRPr="00B772CF">
              <w:rPr>
                <w:rFonts w:ascii="Calibri" w:eastAsia="等线" w:hAnsi="Calibri" w:cs="Times New Roman"/>
              </w:rPr>
              <w:t>)</w:t>
            </w:r>
          </w:p>
        </w:tc>
        <w:tc>
          <w:tcPr>
            <w:tcW w:w="1276" w:type="dxa"/>
            <w:tcBorders>
              <w:top w:val="nil"/>
              <w:bottom w:val="single" w:sz="4" w:space="0" w:color="auto"/>
            </w:tcBorders>
          </w:tcPr>
          <w:p w14:paraId="4DD25AED" w14:textId="77777777" w:rsidR="00B772CF" w:rsidRPr="00B772CF" w:rsidRDefault="00B772CF" w:rsidP="00B772CF">
            <w:pPr>
              <w:widowControl/>
              <w:jc w:val="center"/>
              <w:rPr>
                <w:rFonts w:ascii="Calibri" w:eastAsia="等线" w:hAnsi="Calibri" w:cs="Times New Roman"/>
              </w:rPr>
            </w:pPr>
            <w:r w:rsidRPr="00B772CF">
              <w:rPr>
                <w:rFonts w:ascii="Calibri" w:eastAsia="等线" w:hAnsi="Calibri" w:cs="Times New Roman"/>
              </w:rPr>
              <w:t>Control (N=4024)</w:t>
            </w:r>
          </w:p>
        </w:tc>
      </w:tr>
      <w:tr w:rsidR="00B772CF" w:rsidRPr="00B772CF" w14:paraId="11C7023F" w14:textId="77777777" w:rsidTr="002070E1">
        <w:trPr>
          <w:gridAfter w:val="1"/>
          <w:wAfter w:w="7" w:type="dxa"/>
        </w:trPr>
        <w:tc>
          <w:tcPr>
            <w:tcW w:w="2830" w:type="dxa"/>
            <w:tcBorders>
              <w:top w:val="single" w:sz="4" w:space="0" w:color="auto"/>
            </w:tcBorders>
          </w:tcPr>
          <w:p w14:paraId="3525A7A1"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Education level, n(%)</w:t>
            </w:r>
          </w:p>
        </w:tc>
        <w:tc>
          <w:tcPr>
            <w:tcW w:w="1276" w:type="dxa"/>
            <w:tcBorders>
              <w:top w:val="single" w:sz="4" w:space="0" w:color="auto"/>
            </w:tcBorders>
          </w:tcPr>
          <w:p w14:paraId="009C9C44" w14:textId="77777777" w:rsidR="00B772CF" w:rsidRPr="00B772CF" w:rsidRDefault="00B772CF" w:rsidP="00B772CF">
            <w:pPr>
              <w:widowControl/>
              <w:jc w:val="left"/>
              <w:rPr>
                <w:rFonts w:ascii="Calibri" w:eastAsia="等线" w:hAnsi="Calibri" w:cs="Times New Roman"/>
              </w:rPr>
            </w:pPr>
          </w:p>
        </w:tc>
        <w:tc>
          <w:tcPr>
            <w:tcW w:w="1327" w:type="dxa"/>
            <w:tcBorders>
              <w:top w:val="single" w:sz="4" w:space="0" w:color="auto"/>
            </w:tcBorders>
          </w:tcPr>
          <w:p w14:paraId="132388D7" w14:textId="77777777" w:rsidR="00B772CF" w:rsidRPr="00B772CF" w:rsidRDefault="00B772CF" w:rsidP="00B772CF">
            <w:pPr>
              <w:widowControl/>
              <w:jc w:val="left"/>
              <w:rPr>
                <w:rFonts w:ascii="Calibri" w:eastAsia="等线" w:hAnsi="Calibri" w:cs="Times New Roman"/>
              </w:rPr>
            </w:pPr>
          </w:p>
        </w:tc>
        <w:tc>
          <w:tcPr>
            <w:tcW w:w="268" w:type="dxa"/>
            <w:tcBorders>
              <w:top w:val="single" w:sz="4" w:space="0" w:color="auto"/>
            </w:tcBorders>
          </w:tcPr>
          <w:p w14:paraId="5545530F" w14:textId="77777777" w:rsidR="00B772CF" w:rsidRPr="00B772CF" w:rsidRDefault="00B772CF" w:rsidP="00B772CF">
            <w:pPr>
              <w:widowControl/>
              <w:jc w:val="left"/>
              <w:rPr>
                <w:rFonts w:ascii="Calibri" w:eastAsia="等线" w:hAnsi="Calibri" w:cs="Times New Roman"/>
              </w:rPr>
            </w:pPr>
          </w:p>
        </w:tc>
        <w:tc>
          <w:tcPr>
            <w:tcW w:w="1312" w:type="dxa"/>
            <w:tcBorders>
              <w:top w:val="single" w:sz="4" w:space="0" w:color="auto"/>
            </w:tcBorders>
          </w:tcPr>
          <w:p w14:paraId="5F903935" w14:textId="77777777" w:rsidR="00B772CF" w:rsidRPr="00B772CF" w:rsidRDefault="00B772CF" w:rsidP="00B772CF">
            <w:pPr>
              <w:widowControl/>
              <w:jc w:val="left"/>
              <w:rPr>
                <w:rFonts w:ascii="Calibri" w:eastAsia="等线" w:hAnsi="Calibri" w:cs="Times New Roman"/>
              </w:rPr>
            </w:pPr>
          </w:p>
        </w:tc>
        <w:tc>
          <w:tcPr>
            <w:tcW w:w="1276" w:type="dxa"/>
            <w:tcBorders>
              <w:top w:val="single" w:sz="4" w:space="0" w:color="auto"/>
            </w:tcBorders>
          </w:tcPr>
          <w:p w14:paraId="3AEF84D0" w14:textId="77777777" w:rsidR="00B772CF" w:rsidRPr="00B772CF" w:rsidRDefault="00B772CF" w:rsidP="00B772CF">
            <w:pPr>
              <w:widowControl/>
              <w:jc w:val="left"/>
              <w:rPr>
                <w:rFonts w:ascii="Calibri" w:eastAsia="等线" w:hAnsi="Calibri" w:cs="Times New Roman"/>
              </w:rPr>
            </w:pPr>
          </w:p>
        </w:tc>
      </w:tr>
      <w:tr w:rsidR="00B772CF" w:rsidRPr="00B772CF" w14:paraId="01F320DC" w14:textId="77777777" w:rsidTr="002070E1">
        <w:trPr>
          <w:gridAfter w:val="1"/>
          <w:wAfter w:w="7" w:type="dxa"/>
        </w:trPr>
        <w:tc>
          <w:tcPr>
            <w:tcW w:w="2830" w:type="dxa"/>
          </w:tcPr>
          <w:p w14:paraId="1AADE6D5"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 xml:space="preserve">    Elementary school</w:t>
            </w:r>
          </w:p>
        </w:tc>
        <w:tc>
          <w:tcPr>
            <w:tcW w:w="1276" w:type="dxa"/>
          </w:tcPr>
          <w:p w14:paraId="1C7D38D8" w14:textId="16C05D7A"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1</w:t>
            </w:r>
            <w:r w:rsidR="002070E1">
              <w:rPr>
                <w:rFonts w:ascii="Calibri" w:eastAsia="等线" w:hAnsi="Calibri" w:cs="Times New Roman"/>
              </w:rPr>
              <w:t>19</w:t>
            </w:r>
            <w:r w:rsidRPr="00B772CF">
              <w:rPr>
                <w:rFonts w:ascii="Calibri" w:eastAsia="等线" w:hAnsi="Calibri" w:cs="Times New Roman"/>
              </w:rPr>
              <w:t xml:space="preserve"> (7.</w:t>
            </w:r>
            <w:r w:rsidR="002070E1">
              <w:rPr>
                <w:rFonts w:ascii="Calibri" w:eastAsia="等线" w:hAnsi="Calibri" w:cs="Times New Roman"/>
              </w:rPr>
              <w:t>3</w:t>
            </w:r>
            <w:r w:rsidRPr="00B772CF">
              <w:rPr>
                <w:rFonts w:ascii="Calibri" w:eastAsia="等线" w:hAnsi="Calibri" w:cs="Times New Roman"/>
              </w:rPr>
              <w:t>)</w:t>
            </w:r>
          </w:p>
        </w:tc>
        <w:tc>
          <w:tcPr>
            <w:tcW w:w="1327" w:type="dxa"/>
          </w:tcPr>
          <w:p w14:paraId="0AFA8A8B"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208 (5.2)</w:t>
            </w:r>
          </w:p>
        </w:tc>
        <w:tc>
          <w:tcPr>
            <w:tcW w:w="268" w:type="dxa"/>
          </w:tcPr>
          <w:p w14:paraId="48A1A254" w14:textId="77777777" w:rsidR="00B772CF" w:rsidRPr="00B772CF" w:rsidRDefault="00B772CF" w:rsidP="00B772CF">
            <w:pPr>
              <w:widowControl/>
              <w:jc w:val="left"/>
              <w:rPr>
                <w:rFonts w:ascii="Calibri" w:eastAsia="等线" w:hAnsi="Calibri" w:cs="Times New Roman"/>
              </w:rPr>
            </w:pPr>
          </w:p>
        </w:tc>
        <w:tc>
          <w:tcPr>
            <w:tcW w:w="1312" w:type="dxa"/>
          </w:tcPr>
          <w:p w14:paraId="7BDD5451" w14:textId="22D57168"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14</w:t>
            </w:r>
            <w:r w:rsidR="00223ABA">
              <w:rPr>
                <w:rFonts w:ascii="Calibri" w:eastAsia="等线" w:hAnsi="Calibri" w:cs="Times New Roman"/>
              </w:rPr>
              <w:t>2</w:t>
            </w:r>
            <w:r w:rsidRPr="00B772CF">
              <w:rPr>
                <w:rFonts w:ascii="Calibri" w:eastAsia="等线" w:hAnsi="Calibri" w:cs="Times New Roman"/>
              </w:rPr>
              <w:t xml:space="preserve"> (8.</w:t>
            </w:r>
            <w:r w:rsidR="00223ABA">
              <w:rPr>
                <w:rFonts w:ascii="Calibri" w:eastAsia="等线" w:hAnsi="Calibri" w:cs="Times New Roman"/>
              </w:rPr>
              <w:t>7</w:t>
            </w:r>
            <w:r w:rsidRPr="00B772CF">
              <w:rPr>
                <w:rFonts w:ascii="Calibri" w:eastAsia="等线" w:hAnsi="Calibri" w:cs="Times New Roman"/>
              </w:rPr>
              <w:t>)</w:t>
            </w:r>
          </w:p>
        </w:tc>
        <w:tc>
          <w:tcPr>
            <w:tcW w:w="1276" w:type="dxa"/>
          </w:tcPr>
          <w:p w14:paraId="74F8A587"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243 (6.0)</w:t>
            </w:r>
          </w:p>
        </w:tc>
      </w:tr>
      <w:tr w:rsidR="00B772CF" w:rsidRPr="00B772CF" w14:paraId="20B299B3" w14:textId="77777777" w:rsidTr="002070E1">
        <w:trPr>
          <w:gridAfter w:val="1"/>
          <w:wAfter w:w="7" w:type="dxa"/>
        </w:trPr>
        <w:tc>
          <w:tcPr>
            <w:tcW w:w="2830" w:type="dxa"/>
          </w:tcPr>
          <w:p w14:paraId="6740524A"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 xml:space="preserve">    Secondary school/high school</w:t>
            </w:r>
          </w:p>
        </w:tc>
        <w:tc>
          <w:tcPr>
            <w:tcW w:w="1276" w:type="dxa"/>
          </w:tcPr>
          <w:p w14:paraId="29A1CDD5" w14:textId="4C80348E" w:rsidR="00B772CF" w:rsidRPr="00B772CF" w:rsidRDefault="002070E1" w:rsidP="00B772CF">
            <w:pPr>
              <w:widowControl/>
              <w:jc w:val="left"/>
              <w:rPr>
                <w:rFonts w:ascii="Calibri" w:eastAsia="等线" w:hAnsi="Calibri" w:cs="Times New Roman"/>
              </w:rPr>
            </w:pPr>
            <w:r>
              <w:rPr>
                <w:rFonts w:ascii="Calibri" w:eastAsia="等线" w:hAnsi="Calibri" w:cs="Times New Roman"/>
              </w:rPr>
              <w:t>877</w:t>
            </w:r>
            <w:r w:rsidR="00B772CF" w:rsidRPr="00B772CF">
              <w:rPr>
                <w:rFonts w:ascii="Calibri" w:eastAsia="等线" w:hAnsi="Calibri" w:cs="Times New Roman"/>
              </w:rPr>
              <w:t xml:space="preserve"> (53.</w:t>
            </w:r>
            <w:r>
              <w:rPr>
                <w:rFonts w:ascii="Calibri" w:eastAsia="等线" w:hAnsi="Calibri" w:cs="Times New Roman"/>
              </w:rPr>
              <w:t>6</w:t>
            </w:r>
            <w:r w:rsidR="00B772CF" w:rsidRPr="00B772CF">
              <w:rPr>
                <w:rFonts w:ascii="Calibri" w:eastAsia="等线" w:hAnsi="Calibri" w:cs="Times New Roman"/>
              </w:rPr>
              <w:t>)</w:t>
            </w:r>
          </w:p>
        </w:tc>
        <w:tc>
          <w:tcPr>
            <w:tcW w:w="1327" w:type="dxa"/>
          </w:tcPr>
          <w:p w14:paraId="3F6232E7"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2115 (52.6)</w:t>
            </w:r>
          </w:p>
        </w:tc>
        <w:tc>
          <w:tcPr>
            <w:tcW w:w="268" w:type="dxa"/>
          </w:tcPr>
          <w:p w14:paraId="3547AF8B" w14:textId="77777777" w:rsidR="00B772CF" w:rsidRPr="00B772CF" w:rsidRDefault="00B772CF" w:rsidP="00B772CF">
            <w:pPr>
              <w:widowControl/>
              <w:jc w:val="left"/>
              <w:rPr>
                <w:rFonts w:ascii="Calibri" w:eastAsia="等线" w:hAnsi="Calibri" w:cs="Times New Roman"/>
              </w:rPr>
            </w:pPr>
          </w:p>
        </w:tc>
        <w:tc>
          <w:tcPr>
            <w:tcW w:w="1312" w:type="dxa"/>
          </w:tcPr>
          <w:p w14:paraId="1A26495B" w14:textId="1E96F3C1"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1</w:t>
            </w:r>
            <w:r w:rsidR="00223ABA">
              <w:rPr>
                <w:rFonts w:ascii="Calibri" w:eastAsia="等线" w:hAnsi="Calibri" w:cs="Times New Roman"/>
              </w:rPr>
              <w:t>074</w:t>
            </w:r>
            <w:r w:rsidRPr="00B772CF">
              <w:rPr>
                <w:rFonts w:ascii="Calibri" w:eastAsia="等线" w:hAnsi="Calibri" w:cs="Times New Roman"/>
              </w:rPr>
              <w:t xml:space="preserve"> (65.</w:t>
            </w:r>
            <w:r w:rsidR="00223ABA">
              <w:rPr>
                <w:rFonts w:ascii="Calibri" w:eastAsia="等线" w:hAnsi="Calibri" w:cs="Times New Roman"/>
              </w:rPr>
              <w:t>6</w:t>
            </w:r>
            <w:r w:rsidRPr="00B772CF">
              <w:rPr>
                <w:rFonts w:ascii="Calibri" w:eastAsia="等线" w:hAnsi="Calibri" w:cs="Times New Roman"/>
              </w:rPr>
              <w:t>)</w:t>
            </w:r>
          </w:p>
        </w:tc>
        <w:tc>
          <w:tcPr>
            <w:tcW w:w="1276" w:type="dxa"/>
          </w:tcPr>
          <w:p w14:paraId="49D8E413"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2494 (62.0)</w:t>
            </w:r>
          </w:p>
        </w:tc>
      </w:tr>
      <w:tr w:rsidR="00B772CF" w:rsidRPr="00B772CF" w14:paraId="28E97147" w14:textId="77777777" w:rsidTr="002070E1">
        <w:trPr>
          <w:gridAfter w:val="1"/>
          <w:wAfter w:w="7" w:type="dxa"/>
        </w:trPr>
        <w:tc>
          <w:tcPr>
            <w:tcW w:w="2830" w:type="dxa"/>
          </w:tcPr>
          <w:p w14:paraId="7EBF37F9"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 xml:space="preserve">    College/university</w:t>
            </w:r>
          </w:p>
        </w:tc>
        <w:tc>
          <w:tcPr>
            <w:tcW w:w="1276" w:type="dxa"/>
          </w:tcPr>
          <w:p w14:paraId="08D34465" w14:textId="233C8879"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3</w:t>
            </w:r>
            <w:r w:rsidR="002070E1">
              <w:rPr>
                <w:rFonts w:ascii="Calibri" w:eastAsia="等线" w:hAnsi="Calibri" w:cs="Times New Roman"/>
              </w:rPr>
              <w:t>53</w:t>
            </w:r>
            <w:r w:rsidRPr="00B772CF">
              <w:rPr>
                <w:rFonts w:ascii="Calibri" w:eastAsia="等线" w:hAnsi="Calibri" w:cs="Times New Roman"/>
              </w:rPr>
              <w:t xml:space="preserve"> (21.</w:t>
            </w:r>
            <w:r w:rsidR="002070E1">
              <w:rPr>
                <w:rFonts w:ascii="Calibri" w:eastAsia="等线" w:hAnsi="Calibri" w:cs="Times New Roman"/>
              </w:rPr>
              <w:t>6</w:t>
            </w:r>
            <w:r w:rsidRPr="00B772CF">
              <w:rPr>
                <w:rFonts w:ascii="Calibri" w:eastAsia="等线" w:hAnsi="Calibri" w:cs="Times New Roman"/>
              </w:rPr>
              <w:t>)</w:t>
            </w:r>
          </w:p>
        </w:tc>
        <w:tc>
          <w:tcPr>
            <w:tcW w:w="1327" w:type="dxa"/>
          </w:tcPr>
          <w:p w14:paraId="2BF390C3"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1111 (27.6)</w:t>
            </w:r>
          </w:p>
        </w:tc>
        <w:tc>
          <w:tcPr>
            <w:tcW w:w="268" w:type="dxa"/>
          </w:tcPr>
          <w:p w14:paraId="3A0559EA" w14:textId="77777777" w:rsidR="00B772CF" w:rsidRPr="00B772CF" w:rsidRDefault="00B772CF" w:rsidP="00B772CF">
            <w:pPr>
              <w:widowControl/>
              <w:jc w:val="left"/>
              <w:rPr>
                <w:rFonts w:ascii="Calibri" w:eastAsia="等线" w:hAnsi="Calibri" w:cs="Times New Roman"/>
              </w:rPr>
            </w:pPr>
          </w:p>
        </w:tc>
        <w:tc>
          <w:tcPr>
            <w:tcW w:w="1312" w:type="dxa"/>
          </w:tcPr>
          <w:p w14:paraId="7A572E03" w14:textId="5D617E72"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4</w:t>
            </w:r>
            <w:r w:rsidR="00223ABA">
              <w:rPr>
                <w:rFonts w:ascii="Calibri" w:eastAsia="等线" w:hAnsi="Calibri" w:cs="Times New Roman"/>
              </w:rPr>
              <w:t>20</w:t>
            </w:r>
            <w:r w:rsidRPr="00B772CF">
              <w:rPr>
                <w:rFonts w:ascii="Calibri" w:eastAsia="等线" w:hAnsi="Calibri" w:cs="Times New Roman"/>
              </w:rPr>
              <w:t xml:space="preserve"> (25.</w:t>
            </w:r>
            <w:r w:rsidR="00223ABA">
              <w:rPr>
                <w:rFonts w:ascii="Calibri" w:eastAsia="等线" w:hAnsi="Calibri" w:cs="Times New Roman"/>
              </w:rPr>
              <w:t>7</w:t>
            </w:r>
            <w:r w:rsidRPr="00B772CF">
              <w:rPr>
                <w:rFonts w:ascii="Calibri" w:eastAsia="等线" w:hAnsi="Calibri" w:cs="Times New Roman"/>
              </w:rPr>
              <w:t>)</w:t>
            </w:r>
          </w:p>
        </w:tc>
        <w:tc>
          <w:tcPr>
            <w:tcW w:w="1276" w:type="dxa"/>
          </w:tcPr>
          <w:p w14:paraId="7D8D1848"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1287 (32.0)</w:t>
            </w:r>
          </w:p>
        </w:tc>
      </w:tr>
      <w:tr w:rsidR="00B772CF" w:rsidRPr="00B772CF" w14:paraId="4F7100A4" w14:textId="77777777" w:rsidTr="002070E1">
        <w:trPr>
          <w:gridAfter w:val="1"/>
          <w:wAfter w:w="7" w:type="dxa"/>
        </w:trPr>
        <w:tc>
          <w:tcPr>
            <w:tcW w:w="2830" w:type="dxa"/>
          </w:tcPr>
          <w:p w14:paraId="1EAB72A8"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 xml:space="preserve">    Missing</w:t>
            </w:r>
          </w:p>
        </w:tc>
        <w:tc>
          <w:tcPr>
            <w:tcW w:w="1276" w:type="dxa"/>
          </w:tcPr>
          <w:p w14:paraId="325A63E9" w14:textId="41FAFAF8" w:rsidR="00B772CF" w:rsidRPr="00B772CF" w:rsidRDefault="002070E1" w:rsidP="00B772CF">
            <w:pPr>
              <w:widowControl/>
              <w:jc w:val="left"/>
              <w:rPr>
                <w:rFonts w:ascii="Calibri" w:eastAsia="等线" w:hAnsi="Calibri" w:cs="Times New Roman"/>
              </w:rPr>
            </w:pPr>
            <w:r>
              <w:rPr>
                <w:rFonts w:ascii="Calibri" w:eastAsia="等线" w:hAnsi="Calibri" w:cs="Times New Roman"/>
              </w:rPr>
              <w:t>287</w:t>
            </w:r>
            <w:r w:rsidR="00B772CF" w:rsidRPr="00B772CF">
              <w:rPr>
                <w:rFonts w:ascii="Calibri" w:eastAsia="等线" w:hAnsi="Calibri" w:cs="Times New Roman"/>
              </w:rPr>
              <w:t xml:space="preserve"> (17.</w:t>
            </w:r>
            <w:r>
              <w:rPr>
                <w:rFonts w:ascii="Calibri" w:eastAsia="等线" w:hAnsi="Calibri" w:cs="Times New Roman"/>
              </w:rPr>
              <w:t>5</w:t>
            </w:r>
            <w:r w:rsidR="00B772CF" w:rsidRPr="00B772CF">
              <w:rPr>
                <w:rFonts w:ascii="Calibri" w:eastAsia="等线" w:hAnsi="Calibri" w:cs="Times New Roman"/>
              </w:rPr>
              <w:t>)</w:t>
            </w:r>
          </w:p>
        </w:tc>
        <w:tc>
          <w:tcPr>
            <w:tcW w:w="1327" w:type="dxa"/>
          </w:tcPr>
          <w:p w14:paraId="50B7A30E"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590 (14.7)</w:t>
            </w:r>
          </w:p>
        </w:tc>
        <w:tc>
          <w:tcPr>
            <w:tcW w:w="268" w:type="dxa"/>
          </w:tcPr>
          <w:p w14:paraId="2FF73FE1" w14:textId="77777777" w:rsidR="00B772CF" w:rsidRPr="00B772CF" w:rsidRDefault="00B772CF" w:rsidP="00B772CF">
            <w:pPr>
              <w:widowControl/>
              <w:jc w:val="left"/>
              <w:rPr>
                <w:rFonts w:ascii="Calibri" w:eastAsia="等线" w:hAnsi="Calibri" w:cs="Times New Roman"/>
              </w:rPr>
            </w:pPr>
          </w:p>
        </w:tc>
        <w:tc>
          <w:tcPr>
            <w:tcW w:w="1312" w:type="dxa"/>
          </w:tcPr>
          <w:p w14:paraId="3B5A74E1"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w:t>
            </w:r>
          </w:p>
        </w:tc>
        <w:tc>
          <w:tcPr>
            <w:tcW w:w="1276" w:type="dxa"/>
          </w:tcPr>
          <w:p w14:paraId="1842A2EC"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w:t>
            </w:r>
          </w:p>
        </w:tc>
      </w:tr>
      <w:tr w:rsidR="00223ABA" w:rsidRPr="00B772CF" w14:paraId="5FECAB81" w14:textId="77777777" w:rsidTr="002070E1">
        <w:trPr>
          <w:gridAfter w:val="1"/>
          <w:wAfter w:w="7" w:type="dxa"/>
        </w:trPr>
        <w:tc>
          <w:tcPr>
            <w:tcW w:w="2830" w:type="dxa"/>
          </w:tcPr>
          <w:p w14:paraId="025120D5" w14:textId="578555C0"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Body</w:t>
            </w:r>
            <w:r>
              <w:rPr>
                <w:rFonts w:ascii="Calibri" w:eastAsia="等线" w:hAnsi="Calibri" w:cs="Times New Roman"/>
              </w:rPr>
              <w:t xml:space="preserve"> </w:t>
            </w:r>
            <w:r>
              <w:rPr>
                <w:rFonts w:ascii="Calibri" w:eastAsia="等线" w:hAnsi="Calibri" w:cs="Times New Roman" w:hint="eastAsia"/>
              </w:rPr>
              <w:t>mass</w:t>
            </w:r>
            <w:r>
              <w:rPr>
                <w:rFonts w:ascii="Calibri" w:eastAsia="等线" w:hAnsi="Calibri" w:cs="Times New Roman"/>
              </w:rPr>
              <w:t xml:space="preserve"> </w:t>
            </w:r>
            <w:r>
              <w:rPr>
                <w:rFonts w:ascii="Calibri" w:eastAsia="等线" w:hAnsi="Calibri" w:cs="Times New Roman" w:hint="eastAsia"/>
              </w:rPr>
              <w:t>index,</w:t>
            </w:r>
            <w:r>
              <w:rPr>
                <w:rFonts w:ascii="Calibri" w:eastAsia="等线" w:hAnsi="Calibri" w:cs="Times New Roman"/>
              </w:rPr>
              <w:t xml:space="preserve"> n(%)</w:t>
            </w:r>
          </w:p>
        </w:tc>
        <w:tc>
          <w:tcPr>
            <w:tcW w:w="1276" w:type="dxa"/>
          </w:tcPr>
          <w:p w14:paraId="7D653017" w14:textId="77777777" w:rsidR="00223ABA" w:rsidRPr="00B772CF" w:rsidRDefault="00223ABA" w:rsidP="00B772CF">
            <w:pPr>
              <w:widowControl/>
              <w:jc w:val="left"/>
              <w:rPr>
                <w:rFonts w:ascii="Calibri" w:eastAsia="等线" w:hAnsi="Calibri" w:cs="Times New Roman"/>
              </w:rPr>
            </w:pPr>
          </w:p>
        </w:tc>
        <w:tc>
          <w:tcPr>
            <w:tcW w:w="1327" w:type="dxa"/>
          </w:tcPr>
          <w:p w14:paraId="2DF2E2B6" w14:textId="77777777" w:rsidR="00223ABA" w:rsidRPr="00B772CF" w:rsidRDefault="00223ABA" w:rsidP="00B772CF">
            <w:pPr>
              <w:widowControl/>
              <w:jc w:val="left"/>
              <w:rPr>
                <w:rFonts w:ascii="Calibri" w:eastAsia="等线" w:hAnsi="Calibri" w:cs="Times New Roman"/>
              </w:rPr>
            </w:pPr>
          </w:p>
        </w:tc>
        <w:tc>
          <w:tcPr>
            <w:tcW w:w="268" w:type="dxa"/>
          </w:tcPr>
          <w:p w14:paraId="59F0305D" w14:textId="77777777" w:rsidR="00223ABA" w:rsidRPr="00B772CF" w:rsidRDefault="00223ABA" w:rsidP="00B772CF">
            <w:pPr>
              <w:widowControl/>
              <w:jc w:val="left"/>
              <w:rPr>
                <w:rFonts w:ascii="Calibri" w:eastAsia="等线" w:hAnsi="Calibri" w:cs="Times New Roman"/>
              </w:rPr>
            </w:pPr>
          </w:p>
        </w:tc>
        <w:tc>
          <w:tcPr>
            <w:tcW w:w="1312" w:type="dxa"/>
          </w:tcPr>
          <w:p w14:paraId="6E7C4E3A" w14:textId="3C6D9AE5" w:rsidR="00223ABA" w:rsidRPr="00B772CF" w:rsidRDefault="00223ABA" w:rsidP="00B772CF">
            <w:pPr>
              <w:widowControl/>
              <w:jc w:val="left"/>
              <w:rPr>
                <w:rFonts w:ascii="Calibri" w:eastAsia="等线" w:hAnsi="Calibri" w:cs="Times New Roman"/>
              </w:rPr>
            </w:pPr>
          </w:p>
        </w:tc>
        <w:tc>
          <w:tcPr>
            <w:tcW w:w="1276" w:type="dxa"/>
          </w:tcPr>
          <w:p w14:paraId="31D1FD3C" w14:textId="77777777" w:rsidR="00223ABA" w:rsidRPr="00B772CF" w:rsidRDefault="00223ABA" w:rsidP="00B772CF">
            <w:pPr>
              <w:widowControl/>
              <w:jc w:val="left"/>
              <w:rPr>
                <w:rFonts w:ascii="Calibri" w:eastAsia="等线" w:hAnsi="Calibri" w:cs="Times New Roman"/>
              </w:rPr>
            </w:pPr>
          </w:p>
        </w:tc>
      </w:tr>
      <w:tr w:rsidR="00223ABA" w:rsidRPr="00B772CF" w14:paraId="708277AF" w14:textId="77777777" w:rsidTr="002070E1">
        <w:trPr>
          <w:gridAfter w:val="1"/>
          <w:wAfter w:w="7" w:type="dxa"/>
        </w:trPr>
        <w:tc>
          <w:tcPr>
            <w:tcW w:w="2830" w:type="dxa"/>
          </w:tcPr>
          <w:p w14:paraId="7350355A" w14:textId="66B24C7A"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 xml:space="preserve"> </w:t>
            </w:r>
            <w:r>
              <w:rPr>
                <w:rFonts w:ascii="Calibri" w:eastAsia="等线" w:hAnsi="Calibri" w:cs="Times New Roman"/>
              </w:rPr>
              <w:t xml:space="preserve"> Underweight</w:t>
            </w:r>
          </w:p>
        </w:tc>
        <w:tc>
          <w:tcPr>
            <w:tcW w:w="1276" w:type="dxa"/>
          </w:tcPr>
          <w:p w14:paraId="671BA026" w14:textId="22F802E4" w:rsidR="00223ABA" w:rsidRPr="00B772CF" w:rsidRDefault="002070E1" w:rsidP="00B772CF">
            <w:pPr>
              <w:widowControl/>
              <w:jc w:val="left"/>
              <w:rPr>
                <w:rFonts w:ascii="Calibri" w:eastAsia="等线" w:hAnsi="Calibri" w:cs="Times New Roman"/>
              </w:rPr>
            </w:pPr>
            <w:r>
              <w:rPr>
                <w:rFonts w:ascii="Calibri" w:eastAsia="等线" w:hAnsi="Calibri" w:cs="Times New Roman" w:hint="eastAsia"/>
              </w:rPr>
              <w:t>5</w:t>
            </w:r>
            <w:r>
              <w:rPr>
                <w:rFonts w:ascii="Calibri" w:eastAsia="等线" w:hAnsi="Calibri" w:cs="Times New Roman"/>
              </w:rPr>
              <w:t>8 (3.5)</w:t>
            </w:r>
          </w:p>
        </w:tc>
        <w:tc>
          <w:tcPr>
            <w:tcW w:w="1327" w:type="dxa"/>
          </w:tcPr>
          <w:p w14:paraId="29DBC5B8" w14:textId="6D494242" w:rsidR="00223ABA" w:rsidRPr="00B772CF" w:rsidRDefault="002070E1" w:rsidP="00B772CF">
            <w:pPr>
              <w:widowControl/>
              <w:jc w:val="left"/>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7 (0.7)</w:t>
            </w:r>
          </w:p>
        </w:tc>
        <w:tc>
          <w:tcPr>
            <w:tcW w:w="268" w:type="dxa"/>
          </w:tcPr>
          <w:p w14:paraId="6F3CFD9B" w14:textId="77777777" w:rsidR="00223ABA" w:rsidRPr="00B772CF" w:rsidRDefault="00223ABA" w:rsidP="00B772CF">
            <w:pPr>
              <w:widowControl/>
              <w:jc w:val="left"/>
              <w:rPr>
                <w:rFonts w:ascii="Calibri" w:eastAsia="等线" w:hAnsi="Calibri" w:cs="Times New Roman"/>
              </w:rPr>
            </w:pPr>
          </w:p>
        </w:tc>
        <w:tc>
          <w:tcPr>
            <w:tcW w:w="1312" w:type="dxa"/>
          </w:tcPr>
          <w:p w14:paraId="11DA1461" w14:textId="26B8A858"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6</w:t>
            </w:r>
            <w:r>
              <w:rPr>
                <w:rFonts w:ascii="Calibri" w:eastAsia="等线" w:hAnsi="Calibri" w:cs="Times New Roman"/>
              </w:rPr>
              <w:t>4 (3.9)</w:t>
            </w:r>
          </w:p>
        </w:tc>
        <w:tc>
          <w:tcPr>
            <w:tcW w:w="1276" w:type="dxa"/>
          </w:tcPr>
          <w:p w14:paraId="764C8475" w14:textId="116BBE3C"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9 (0.7)</w:t>
            </w:r>
          </w:p>
        </w:tc>
      </w:tr>
      <w:tr w:rsidR="00223ABA" w:rsidRPr="00B772CF" w14:paraId="3C23F11C" w14:textId="77777777" w:rsidTr="002070E1">
        <w:trPr>
          <w:gridAfter w:val="1"/>
          <w:wAfter w:w="7" w:type="dxa"/>
        </w:trPr>
        <w:tc>
          <w:tcPr>
            <w:tcW w:w="2830" w:type="dxa"/>
          </w:tcPr>
          <w:p w14:paraId="53EC4450" w14:textId="7010C5BE"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 xml:space="preserve"> </w:t>
            </w:r>
            <w:r>
              <w:rPr>
                <w:rFonts w:ascii="Calibri" w:eastAsia="等线" w:hAnsi="Calibri" w:cs="Times New Roman"/>
              </w:rPr>
              <w:t xml:space="preserve"> Normal weight</w:t>
            </w:r>
          </w:p>
        </w:tc>
        <w:tc>
          <w:tcPr>
            <w:tcW w:w="1276" w:type="dxa"/>
          </w:tcPr>
          <w:p w14:paraId="2A0585F5" w14:textId="6E4E2EED"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38 (51.2)</w:t>
            </w:r>
          </w:p>
        </w:tc>
        <w:tc>
          <w:tcPr>
            <w:tcW w:w="1327" w:type="dxa"/>
          </w:tcPr>
          <w:p w14:paraId="30F0DA20" w14:textId="3FB33727" w:rsidR="00223ABA" w:rsidRPr="00B772CF" w:rsidRDefault="002070E1" w:rsidP="00B772CF">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577 (39.2)</w:t>
            </w:r>
          </w:p>
        </w:tc>
        <w:tc>
          <w:tcPr>
            <w:tcW w:w="268" w:type="dxa"/>
          </w:tcPr>
          <w:p w14:paraId="22ECDA77" w14:textId="77777777" w:rsidR="00223ABA" w:rsidRPr="00B772CF" w:rsidRDefault="00223ABA" w:rsidP="00B772CF">
            <w:pPr>
              <w:widowControl/>
              <w:jc w:val="left"/>
              <w:rPr>
                <w:rFonts w:ascii="Calibri" w:eastAsia="等线" w:hAnsi="Calibri" w:cs="Times New Roman"/>
              </w:rPr>
            </w:pPr>
          </w:p>
        </w:tc>
        <w:tc>
          <w:tcPr>
            <w:tcW w:w="1312" w:type="dxa"/>
          </w:tcPr>
          <w:p w14:paraId="7385BCBA" w14:textId="41217EE7"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37 (57.3)</w:t>
            </w:r>
          </w:p>
        </w:tc>
        <w:tc>
          <w:tcPr>
            <w:tcW w:w="1276" w:type="dxa"/>
          </w:tcPr>
          <w:p w14:paraId="6CA61FEE" w14:textId="09D22B28"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686 (41.9)</w:t>
            </w:r>
          </w:p>
        </w:tc>
      </w:tr>
      <w:tr w:rsidR="00223ABA" w:rsidRPr="00B772CF" w14:paraId="0B383307" w14:textId="77777777" w:rsidTr="002070E1">
        <w:trPr>
          <w:gridAfter w:val="1"/>
          <w:wAfter w:w="7" w:type="dxa"/>
        </w:trPr>
        <w:tc>
          <w:tcPr>
            <w:tcW w:w="2830" w:type="dxa"/>
          </w:tcPr>
          <w:p w14:paraId="42ACC8C0" w14:textId="408A9835"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 xml:space="preserve"> </w:t>
            </w:r>
            <w:r>
              <w:rPr>
                <w:rFonts w:ascii="Calibri" w:eastAsia="等线" w:hAnsi="Calibri" w:cs="Times New Roman"/>
              </w:rPr>
              <w:t xml:space="preserve"> Overweight</w:t>
            </w:r>
          </w:p>
        </w:tc>
        <w:tc>
          <w:tcPr>
            <w:tcW w:w="1276" w:type="dxa"/>
          </w:tcPr>
          <w:p w14:paraId="799E445D" w14:textId="7616C4B5" w:rsidR="00223ABA" w:rsidRPr="00B772CF" w:rsidRDefault="002070E1" w:rsidP="00B772CF">
            <w:pPr>
              <w:widowControl/>
              <w:jc w:val="left"/>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62 (28.2)</w:t>
            </w:r>
          </w:p>
        </w:tc>
        <w:tc>
          <w:tcPr>
            <w:tcW w:w="1327" w:type="dxa"/>
          </w:tcPr>
          <w:p w14:paraId="47B1A317" w14:textId="2B965983" w:rsidR="00223ABA" w:rsidRPr="00B772CF" w:rsidRDefault="002070E1" w:rsidP="00B772CF">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724 (42.8)</w:t>
            </w:r>
          </w:p>
        </w:tc>
        <w:tc>
          <w:tcPr>
            <w:tcW w:w="268" w:type="dxa"/>
          </w:tcPr>
          <w:p w14:paraId="04CA7436" w14:textId="77777777" w:rsidR="00223ABA" w:rsidRPr="00B772CF" w:rsidRDefault="00223ABA" w:rsidP="00B772CF">
            <w:pPr>
              <w:widowControl/>
              <w:jc w:val="left"/>
              <w:rPr>
                <w:rFonts w:ascii="Calibri" w:eastAsia="等线" w:hAnsi="Calibri" w:cs="Times New Roman"/>
              </w:rPr>
            </w:pPr>
          </w:p>
        </w:tc>
        <w:tc>
          <w:tcPr>
            <w:tcW w:w="1312" w:type="dxa"/>
          </w:tcPr>
          <w:p w14:paraId="65D900B3" w14:textId="59196FB4"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92 (30.1)</w:t>
            </w:r>
          </w:p>
        </w:tc>
        <w:tc>
          <w:tcPr>
            <w:tcW w:w="1276" w:type="dxa"/>
          </w:tcPr>
          <w:p w14:paraId="50FCBF00" w14:textId="2E05FB9C"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811 (45.0)</w:t>
            </w:r>
          </w:p>
        </w:tc>
      </w:tr>
      <w:tr w:rsidR="00223ABA" w:rsidRPr="00B772CF" w14:paraId="3C07561F" w14:textId="77777777" w:rsidTr="002070E1">
        <w:trPr>
          <w:gridAfter w:val="1"/>
          <w:wAfter w:w="7" w:type="dxa"/>
        </w:trPr>
        <w:tc>
          <w:tcPr>
            <w:tcW w:w="2830" w:type="dxa"/>
            <w:tcBorders>
              <w:bottom w:val="nil"/>
            </w:tcBorders>
          </w:tcPr>
          <w:p w14:paraId="07D42F0F" w14:textId="14CEEC0B"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 xml:space="preserve"> </w:t>
            </w:r>
            <w:r>
              <w:rPr>
                <w:rFonts w:ascii="Calibri" w:eastAsia="等线" w:hAnsi="Calibri" w:cs="Times New Roman"/>
              </w:rPr>
              <w:t xml:space="preserve"> Obese</w:t>
            </w:r>
          </w:p>
        </w:tc>
        <w:tc>
          <w:tcPr>
            <w:tcW w:w="1276" w:type="dxa"/>
            <w:tcBorders>
              <w:bottom w:val="nil"/>
            </w:tcBorders>
          </w:tcPr>
          <w:p w14:paraId="721E0E64" w14:textId="1565F2B7" w:rsidR="00223ABA" w:rsidRPr="00B772CF" w:rsidRDefault="002070E1" w:rsidP="00B772CF">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32 (8.1)</w:t>
            </w:r>
          </w:p>
        </w:tc>
        <w:tc>
          <w:tcPr>
            <w:tcW w:w="1327" w:type="dxa"/>
            <w:tcBorders>
              <w:bottom w:val="nil"/>
            </w:tcBorders>
          </w:tcPr>
          <w:p w14:paraId="061AF829" w14:textId="13538B44" w:rsidR="00223ABA" w:rsidRPr="00B772CF" w:rsidRDefault="002070E1" w:rsidP="00B772CF">
            <w:pPr>
              <w:widowControl/>
              <w:jc w:val="left"/>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81 (12.0)</w:t>
            </w:r>
          </w:p>
        </w:tc>
        <w:tc>
          <w:tcPr>
            <w:tcW w:w="268" w:type="dxa"/>
            <w:tcBorders>
              <w:bottom w:val="nil"/>
            </w:tcBorders>
          </w:tcPr>
          <w:p w14:paraId="53AEEAAD" w14:textId="77777777" w:rsidR="00223ABA" w:rsidRPr="00B772CF" w:rsidRDefault="00223ABA" w:rsidP="00B772CF">
            <w:pPr>
              <w:widowControl/>
              <w:jc w:val="left"/>
              <w:rPr>
                <w:rFonts w:ascii="Calibri" w:eastAsia="等线" w:hAnsi="Calibri" w:cs="Times New Roman"/>
              </w:rPr>
            </w:pPr>
          </w:p>
        </w:tc>
        <w:tc>
          <w:tcPr>
            <w:tcW w:w="1312" w:type="dxa"/>
            <w:tcBorders>
              <w:bottom w:val="nil"/>
            </w:tcBorders>
          </w:tcPr>
          <w:p w14:paraId="786DC802" w14:textId="518A56C4"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43 (8.7)</w:t>
            </w:r>
          </w:p>
        </w:tc>
        <w:tc>
          <w:tcPr>
            <w:tcW w:w="1276" w:type="dxa"/>
            <w:tcBorders>
              <w:bottom w:val="nil"/>
            </w:tcBorders>
          </w:tcPr>
          <w:p w14:paraId="269EFAC6" w14:textId="20B58150"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98 (12.4)</w:t>
            </w:r>
          </w:p>
        </w:tc>
      </w:tr>
      <w:tr w:rsidR="00223ABA" w:rsidRPr="00B772CF" w14:paraId="2450E85F" w14:textId="77777777" w:rsidTr="002070E1">
        <w:trPr>
          <w:gridAfter w:val="1"/>
          <w:wAfter w:w="7" w:type="dxa"/>
        </w:trPr>
        <w:tc>
          <w:tcPr>
            <w:tcW w:w="2830" w:type="dxa"/>
            <w:tcBorders>
              <w:top w:val="nil"/>
              <w:bottom w:val="single" w:sz="4" w:space="0" w:color="auto"/>
            </w:tcBorders>
          </w:tcPr>
          <w:p w14:paraId="1C452D46" w14:textId="2699C77B" w:rsidR="00223ABA" w:rsidRDefault="00223ABA" w:rsidP="00B772CF">
            <w:pPr>
              <w:widowControl/>
              <w:jc w:val="left"/>
              <w:rPr>
                <w:rFonts w:ascii="Calibri" w:eastAsia="等线" w:hAnsi="Calibri" w:cs="Times New Roman"/>
              </w:rPr>
            </w:pPr>
            <w:r>
              <w:rPr>
                <w:rFonts w:ascii="Calibri" w:eastAsia="等线" w:hAnsi="Calibri" w:cs="Times New Roman" w:hint="eastAsia"/>
              </w:rPr>
              <w:t xml:space="preserve"> </w:t>
            </w:r>
            <w:r>
              <w:rPr>
                <w:rFonts w:ascii="Calibri" w:eastAsia="等线" w:hAnsi="Calibri" w:cs="Times New Roman"/>
              </w:rPr>
              <w:t xml:space="preserve"> Missing</w:t>
            </w:r>
          </w:p>
        </w:tc>
        <w:tc>
          <w:tcPr>
            <w:tcW w:w="1276" w:type="dxa"/>
            <w:tcBorders>
              <w:top w:val="nil"/>
              <w:bottom w:val="single" w:sz="4" w:space="0" w:color="auto"/>
            </w:tcBorders>
          </w:tcPr>
          <w:p w14:paraId="24E6AA47" w14:textId="36315E79"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46 (8.9)</w:t>
            </w:r>
          </w:p>
        </w:tc>
        <w:tc>
          <w:tcPr>
            <w:tcW w:w="1327" w:type="dxa"/>
            <w:tcBorders>
              <w:top w:val="nil"/>
              <w:bottom w:val="single" w:sz="4" w:space="0" w:color="auto"/>
            </w:tcBorders>
          </w:tcPr>
          <w:p w14:paraId="401F2316" w14:textId="7C93C14A"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15 (5.3)</w:t>
            </w:r>
          </w:p>
        </w:tc>
        <w:tc>
          <w:tcPr>
            <w:tcW w:w="268" w:type="dxa"/>
            <w:tcBorders>
              <w:top w:val="nil"/>
              <w:bottom w:val="single" w:sz="4" w:space="0" w:color="auto"/>
            </w:tcBorders>
          </w:tcPr>
          <w:p w14:paraId="0591CCCD" w14:textId="77777777" w:rsidR="00223ABA" w:rsidRPr="00B772CF" w:rsidRDefault="00223ABA" w:rsidP="00B772CF">
            <w:pPr>
              <w:widowControl/>
              <w:jc w:val="left"/>
              <w:rPr>
                <w:rFonts w:ascii="Calibri" w:eastAsia="等线" w:hAnsi="Calibri" w:cs="Times New Roman"/>
              </w:rPr>
            </w:pPr>
          </w:p>
        </w:tc>
        <w:tc>
          <w:tcPr>
            <w:tcW w:w="1312" w:type="dxa"/>
            <w:tcBorders>
              <w:top w:val="nil"/>
              <w:bottom w:val="single" w:sz="4" w:space="0" w:color="auto"/>
            </w:tcBorders>
          </w:tcPr>
          <w:p w14:paraId="456A84BA" w14:textId="77777777" w:rsidR="00223ABA" w:rsidRDefault="00223ABA" w:rsidP="00B772CF">
            <w:pPr>
              <w:widowControl/>
              <w:jc w:val="left"/>
              <w:rPr>
                <w:rFonts w:ascii="Calibri" w:eastAsia="等线" w:hAnsi="Calibri" w:cs="Times New Roman"/>
              </w:rPr>
            </w:pPr>
          </w:p>
        </w:tc>
        <w:tc>
          <w:tcPr>
            <w:tcW w:w="1276" w:type="dxa"/>
            <w:tcBorders>
              <w:top w:val="nil"/>
              <w:bottom w:val="single" w:sz="4" w:space="0" w:color="auto"/>
            </w:tcBorders>
          </w:tcPr>
          <w:p w14:paraId="2272AC83" w14:textId="77777777" w:rsidR="00223ABA" w:rsidRDefault="00223ABA" w:rsidP="00B772CF">
            <w:pPr>
              <w:widowControl/>
              <w:jc w:val="left"/>
              <w:rPr>
                <w:rFonts w:ascii="Calibri" w:eastAsia="等线" w:hAnsi="Calibri" w:cs="Times New Roman"/>
              </w:rPr>
            </w:pPr>
          </w:p>
        </w:tc>
      </w:tr>
    </w:tbl>
    <w:p w14:paraId="3D32634D" w14:textId="315E839A" w:rsidR="00B772CF" w:rsidRPr="00B772CF" w:rsidRDefault="00B772CF" w:rsidP="00B772CF">
      <w:pPr>
        <w:widowControl/>
        <w:spacing w:after="160" w:line="259" w:lineRule="auto"/>
        <w:jc w:val="left"/>
        <w:rPr>
          <w:rFonts w:ascii="Calibri" w:eastAsia="等线" w:hAnsi="Calibri" w:cs="Times New Roman"/>
          <w:kern w:val="0"/>
          <w:sz w:val="22"/>
        </w:rPr>
      </w:pPr>
      <w:r w:rsidRPr="00B772CF">
        <w:rPr>
          <w:rFonts w:ascii="Calibri" w:eastAsia="等线" w:hAnsi="Calibri" w:cs="Times New Roman"/>
          <w:kern w:val="0"/>
          <w:sz w:val="22"/>
          <w:vertAlign w:val="superscript"/>
        </w:rPr>
        <w:t>a</w:t>
      </w:r>
      <w:r w:rsidRPr="00B772CF">
        <w:rPr>
          <w:rFonts w:ascii="Calibri" w:eastAsia="等线" w:hAnsi="Calibri" w:cs="Times New Roman"/>
          <w:kern w:val="0"/>
          <w:sz w:val="22"/>
        </w:rPr>
        <w:t>: Multiple Imputation via chained equation was used for imputation.</w:t>
      </w:r>
    </w:p>
    <w:p w14:paraId="304F08D9" w14:textId="437F0992" w:rsidR="00F277CE" w:rsidRDefault="00F277CE">
      <w:pPr>
        <w:widowControl/>
        <w:jc w:val="left"/>
        <w:rPr>
          <w:rFonts w:ascii="Calibri" w:eastAsia="等线" w:hAnsi="Calibri" w:cs="Times New Roman"/>
          <w:b/>
          <w:bCs/>
          <w:kern w:val="0"/>
          <w:sz w:val="22"/>
        </w:rPr>
      </w:pPr>
      <w:r>
        <w:rPr>
          <w:rFonts w:ascii="Calibri" w:eastAsia="等线" w:hAnsi="Calibri" w:cs="Times New Roman"/>
          <w:b/>
          <w:bCs/>
          <w:kern w:val="0"/>
          <w:sz w:val="22"/>
        </w:rPr>
        <w:br w:type="page"/>
      </w:r>
    </w:p>
    <w:p w14:paraId="1B052C5B" w14:textId="4ACCB83D" w:rsidR="00F277CE" w:rsidRDefault="00F277CE" w:rsidP="00F277CE">
      <w:pPr>
        <w:jc w:val="left"/>
        <w:rPr>
          <w:rFonts w:ascii="Calibri" w:hAnsi="Calibri" w:cs="Calibri"/>
        </w:rPr>
      </w:pPr>
      <w:bookmarkStart w:id="13" w:name="_Hlk36737364"/>
      <w:r w:rsidRPr="00B346A2">
        <w:rPr>
          <w:rFonts w:ascii="Calibri" w:hAnsi="Calibri" w:cs="Calibri" w:hint="eastAsia"/>
          <w:b/>
          <w:bCs/>
        </w:rPr>
        <w:lastRenderedPageBreak/>
        <w:t>Table</w:t>
      </w:r>
      <w:r w:rsidRPr="00B346A2">
        <w:rPr>
          <w:rFonts w:ascii="Calibri" w:hAnsi="Calibri" w:cs="Calibri"/>
          <w:b/>
          <w:bCs/>
        </w:rPr>
        <w:t xml:space="preserve"> </w:t>
      </w:r>
      <w:r>
        <w:rPr>
          <w:rFonts w:ascii="Calibri" w:hAnsi="Calibri" w:cs="Calibri"/>
          <w:b/>
          <w:bCs/>
        </w:rPr>
        <w:t>S</w:t>
      </w:r>
      <w:r w:rsidR="00794710">
        <w:rPr>
          <w:rFonts w:ascii="Calibri" w:hAnsi="Calibri" w:cs="Calibri"/>
          <w:b/>
          <w:bCs/>
        </w:rPr>
        <w:t>8</w:t>
      </w:r>
      <w:r>
        <w:rPr>
          <w:rFonts w:ascii="Calibri" w:hAnsi="Calibri" w:cs="Calibri"/>
        </w:rPr>
        <w:t xml:space="preserve"> </w:t>
      </w:r>
      <w:r>
        <w:rPr>
          <w:rFonts w:ascii="Calibri" w:hAnsi="Calibri" w:cs="Calibri" w:hint="eastAsia"/>
        </w:rPr>
        <w:t>Air</w:t>
      </w:r>
      <w:r>
        <w:rPr>
          <w:rFonts w:ascii="Calibri" w:hAnsi="Calibri" w:cs="Calibri"/>
        </w:rPr>
        <w:t xml:space="preserve"> </w:t>
      </w:r>
      <w:r>
        <w:rPr>
          <w:rFonts w:ascii="Calibri" w:hAnsi="Calibri" w:cs="Calibri" w:hint="eastAsia"/>
        </w:rPr>
        <w:t>pollution</w:t>
      </w:r>
      <w:r>
        <w:rPr>
          <w:rFonts w:ascii="Calibri" w:hAnsi="Calibri" w:cs="Calibri"/>
        </w:rPr>
        <w:t xml:space="preserve"> exposure levels for the participants in the PAN study</w:t>
      </w:r>
      <w:bookmarkEnd w:id="13"/>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7"/>
        <w:gridCol w:w="1125"/>
        <w:gridCol w:w="1177"/>
        <w:gridCol w:w="1177"/>
        <w:gridCol w:w="1126"/>
        <w:gridCol w:w="897"/>
        <w:gridCol w:w="897"/>
      </w:tblGrid>
      <w:tr w:rsidR="00F277CE" w:rsidRPr="006240D1" w14:paraId="251D00C7" w14:textId="77777777" w:rsidTr="00403DFF">
        <w:tc>
          <w:tcPr>
            <w:tcW w:w="1907" w:type="dxa"/>
            <w:tcBorders>
              <w:top w:val="single" w:sz="4" w:space="0" w:color="auto"/>
              <w:bottom w:val="single" w:sz="4" w:space="0" w:color="auto"/>
            </w:tcBorders>
          </w:tcPr>
          <w:p w14:paraId="3083669E" w14:textId="77777777" w:rsidR="00F277CE" w:rsidRPr="006240D1" w:rsidRDefault="00F277CE" w:rsidP="00403DFF">
            <w:pPr>
              <w:rPr>
                <w:rFonts w:ascii="Calibri" w:hAnsi="Calibri" w:cs="Calibri"/>
              </w:rPr>
            </w:pPr>
            <w:r w:rsidRPr="006240D1">
              <w:rPr>
                <w:rFonts w:ascii="Calibri" w:hAnsi="Calibri" w:cs="Calibri"/>
              </w:rPr>
              <w:t>Air pollutants</w:t>
            </w:r>
          </w:p>
        </w:tc>
        <w:tc>
          <w:tcPr>
            <w:tcW w:w="1125" w:type="dxa"/>
            <w:tcBorders>
              <w:top w:val="single" w:sz="4" w:space="0" w:color="auto"/>
              <w:bottom w:val="single" w:sz="4" w:space="0" w:color="auto"/>
            </w:tcBorders>
          </w:tcPr>
          <w:p w14:paraId="3C0480C8" w14:textId="77777777" w:rsidR="00F277CE" w:rsidRPr="006240D1" w:rsidRDefault="00F277CE" w:rsidP="00403DFF">
            <w:pPr>
              <w:rPr>
                <w:rFonts w:ascii="Calibri" w:hAnsi="Calibri" w:cs="Calibri"/>
              </w:rPr>
            </w:pPr>
            <w:r w:rsidRPr="006240D1">
              <w:rPr>
                <w:rFonts w:ascii="Calibri" w:hAnsi="Calibri" w:cs="Calibri"/>
              </w:rPr>
              <w:t>P25</w:t>
            </w:r>
          </w:p>
        </w:tc>
        <w:tc>
          <w:tcPr>
            <w:tcW w:w="1177" w:type="dxa"/>
            <w:tcBorders>
              <w:top w:val="single" w:sz="4" w:space="0" w:color="auto"/>
              <w:bottom w:val="single" w:sz="4" w:space="0" w:color="auto"/>
            </w:tcBorders>
          </w:tcPr>
          <w:p w14:paraId="13CD5A24" w14:textId="77777777" w:rsidR="00F277CE" w:rsidRPr="006240D1" w:rsidRDefault="00F277CE" w:rsidP="00403DFF">
            <w:pPr>
              <w:rPr>
                <w:rFonts w:ascii="Calibri" w:hAnsi="Calibri" w:cs="Calibri"/>
              </w:rPr>
            </w:pPr>
            <w:r w:rsidRPr="006240D1">
              <w:rPr>
                <w:rFonts w:ascii="Calibri" w:hAnsi="Calibri" w:cs="Calibri"/>
              </w:rPr>
              <w:t>Mean</w:t>
            </w:r>
          </w:p>
        </w:tc>
        <w:tc>
          <w:tcPr>
            <w:tcW w:w="1177" w:type="dxa"/>
            <w:tcBorders>
              <w:top w:val="single" w:sz="4" w:space="0" w:color="auto"/>
              <w:bottom w:val="single" w:sz="4" w:space="0" w:color="auto"/>
            </w:tcBorders>
          </w:tcPr>
          <w:p w14:paraId="4807D69E" w14:textId="77777777" w:rsidR="00F277CE" w:rsidRPr="006240D1" w:rsidRDefault="00F277CE" w:rsidP="00403DFF">
            <w:pPr>
              <w:rPr>
                <w:rFonts w:ascii="Calibri" w:hAnsi="Calibri" w:cs="Calibri"/>
              </w:rPr>
            </w:pPr>
            <w:r w:rsidRPr="006240D1">
              <w:rPr>
                <w:rFonts w:ascii="Calibri" w:hAnsi="Calibri" w:cs="Calibri"/>
              </w:rPr>
              <w:t>P50</w:t>
            </w:r>
          </w:p>
        </w:tc>
        <w:tc>
          <w:tcPr>
            <w:tcW w:w="1126" w:type="dxa"/>
            <w:tcBorders>
              <w:top w:val="single" w:sz="4" w:space="0" w:color="auto"/>
              <w:bottom w:val="single" w:sz="4" w:space="0" w:color="auto"/>
            </w:tcBorders>
          </w:tcPr>
          <w:p w14:paraId="6FC1466F" w14:textId="77777777" w:rsidR="00F277CE" w:rsidRPr="006240D1" w:rsidRDefault="00F277CE" w:rsidP="00403DFF">
            <w:pPr>
              <w:rPr>
                <w:rFonts w:ascii="Calibri" w:hAnsi="Calibri" w:cs="Calibri"/>
              </w:rPr>
            </w:pPr>
            <w:r w:rsidRPr="006240D1">
              <w:rPr>
                <w:rFonts w:ascii="Calibri" w:hAnsi="Calibri" w:cs="Calibri"/>
              </w:rPr>
              <w:t>P75</w:t>
            </w:r>
          </w:p>
        </w:tc>
        <w:tc>
          <w:tcPr>
            <w:tcW w:w="897" w:type="dxa"/>
            <w:tcBorders>
              <w:top w:val="single" w:sz="4" w:space="0" w:color="auto"/>
              <w:bottom w:val="single" w:sz="4" w:space="0" w:color="auto"/>
            </w:tcBorders>
          </w:tcPr>
          <w:p w14:paraId="64B804C3" w14:textId="77777777" w:rsidR="00F277CE" w:rsidRPr="006240D1" w:rsidRDefault="00F277CE" w:rsidP="00403DFF">
            <w:pPr>
              <w:rPr>
                <w:rFonts w:ascii="Calibri" w:hAnsi="Calibri" w:cs="Calibri"/>
              </w:rPr>
            </w:pPr>
            <w:r>
              <w:rPr>
                <w:rFonts w:ascii="Calibri" w:hAnsi="Calibri" w:cs="Calibri" w:hint="eastAsia"/>
              </w:rPr>
              <w:t>P</w:t>
            </w:r>
            <w:r>
              <w:rPr>
                <w:rFonts w:ascii="Calibri" w:hAnsi="Calibri" w:cs="Calibri"/>
              </w:rPr>
              <w:t>95</w:t>
            </w:r>
          </w:p>
        </w:tc>
        <w:tc>
          <w:tcPr>
            <w:tcW w:w="897" w:type="dxa"/>
            <w:tcBorders>
              <w:top w:val="single" w:sz="4" w:space="0" w:color="auto"/>
              <w:bottom w:val="single" w:sz="4" w:space="0" w:color="auto"/>
            </w:tcBorders>
          </w:tcPr>
          <w:p w14:paraId="029B912C" w14:textId="77777777" w:rsidR="00F277CE" w:rsidRPr="006240D1" w:rsidRDefault="00F277CE" w:rsidP="00403DFF">
            <w:pPr>
              <w:rPr>
                <w:rFonts w:ascii="Calibri" w:hAnsi="Calibri" w:cs="Calibri"/>
              </w:rPr>
            </w:pPr>
            <w:r>
              <w:rPr>
                <w:rFonts w:ascii="Calibri" w:hAnsi="Calibri" w:cs="Calibri" w:hint="eastAsia"/>
              </w:rPr>
              <w:t>I</w:t>
            </w:r>
            <w:r>
              <w:rPr>
                <w:rFonts w:ascii="Calibri" w:hAnsi="Calibri" w:cs="Calibri"/>
              </w:rPr>
              <w:t>QR</w:t>
            </w:r>
          </w:p>
        </w:tc>
      </w:tr>
      <w:tr w:rsidR="00F277CE" w:rsidRPr="006240D1" w14:paraId="0F62F9D2" w14:textId="77777777" w:rsidTr="00403DFF">
        <w:tc>
          <w:tcPr>
            <w:tcW w:w="1907" w:type="dxa"/>
            <w:tcBorders>
              <w:top w:val="single" w:sz="4" w:space="0" w:color="auto"/>
            </w:tcBorders>
          </w:tcPr>
          <w:p w14:paraId="64B3AA2F"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µg/m</w:t>
            </w:r>
            <w:r w:rsidRPr="006240D1">
              <w:rPr>
                <w:rFonts w:ascii="Calibri" w:hAnsi="Calibri" w:cs="Calibri"/>
                <w:vertAlign w:val="superscript"/>
              </w:rPr>
              <w:t>3</w:t>
            </w:r>
          </w:p>
        </w:tc>
        <w:tc>
          <w:tcPr>
            <w:tcW w:w="1125" w:type="dxa"/>
            <w:tcBorders>
              <w:top w:val="single" w:sz="4" w:space="0" w:color="auto"/>
            </w:tcBorders>
          </w:tcPr>
          <w:p w14:paraId="5B94C063"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1.5</w:t>
            </w:r>
          </w:p>
        </w:tc>
        <w:tc>
          <w:tcPr>
            <w:tcW w:w="1177" w:type="dxa"/>
            <w:tcBorders>
              <w:top w:val="single" w:sz="4" w:space="0" w:color="auto"/>
            </w:tcBorders>
          </w:tcPr>
          <w:p w14:paraId="74A584B5"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2.7</w:t>
            </w:r>
          </w:p>
        </w:tc>
        <w:tc>
          <w:tcPr>
            <w:tcW w:w="1177" w:type="dxa"/>
            <w:tcBorders>
              <w:top w:val="single" w:sz="4" w:space="0" w:color="auto"/>
            </w:tcBorders>
          </w:tcPr>
          <w:p w14:paraId="0CE0FF6E"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2.2</w:t>
            </w:r>
          </w:p>
        </w:tc>
        <w:tc>
          <w:tcPr>
            <w:tcW w:w="1126" w:type="dxa"/>
            <w:tcBorders>
              <w:top w:val="single" w:sz="4" w:space="0" w:color="auto"/>
            </w:tcBorders>
          </w:tcPr>
          <w:p w14:paraId="2EB3D330"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3.6</w:t>
            </w:r>
          </w:p>
        </w:tc>
        <w:tc>
          <w:tcPr>
            <w:tcW w:w="897" w:type="dxa"/>
            <w:tcBorders>
              <w:top w:val="single" w:sz="4" w:space="0" w:color="auto"/>
            </w:tcBorders>
          </w:tcPr>
          <w:p w14:paraId="43B9A311"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6.99</w:t>
            </w:r>
          </w:p>
        </w:tc>
        <w:tc>
          <w:tcPr>
            <w:tcW w:w="897" w:type="dxa"/>
            <w:tcBorders>
              <w:top w:val="single" w:sz="4" w:space="0" w:color="auto"/>
            </w:tcBorders>
          </w:tcPr>
          <w:p w14:paraId="43B199B8"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.0</w:t>
            </w:r>
          </w:p>
        </w:tc>
      </w:tr>
      <w:tr w:rsidR="00F277CE" w:rsidRPr="006240D1" w14:paraId="74181214" w14:textId="77777777" w:rsidTr="00403DFF">
        <w:tc>
          <w:tcPr>
            <w:tcW w:w="1907" w:type="dxa"/>
          </w:tcPr>
          <w:p w14:paraId="631695D3"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coarse</w:t>
            </w:r>
            <w:r w:rsidRPr="006240D1">
              <w:rPr>
                <w:rFonts w:ascii="Calibri" w:hAnsi="Calibri" w:cs="Calibri"/>
              </w:rPr>
              <w:t>, µg/m</w:t>
            </w:r>
            <w:r w:rsidRPr="006240D1">
              <w:rPr>
                <w:rFonts w:ascii="Calibri" w:hAnsi="Calibri" w:cs="Calibri"/>
                <w:vertAlign w:val="superscript"/>
              </w:rPr>
              <w:t>3</w:t>
            </w:r>
          </w:p>
        </w:tc>
        <w:tc>
          <w:tcPr>
            <w:tcW w:w="1125" w:type="dxa"/>
          </w:tcPr>
          <w:p w14:paraId="747EA3C1"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0.4</w:t>
            </w:r>
          </w:p>
        </w:tc>
        <w:tc>
          <w:tcPr>
            <w:tcW w:w="1177" w:type="dxa"/>
          </w:tcPr>
          <w:p w14:paraId="395D16BA"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0.9</w:t>
            </w:r>
          </w:p>
        </w:tc>
        <w:tc>
          <w:tcPr>
            <w:tcW w:w="1177" w:type="dxa"/>
          </w:tcPr>
          <w:p w14:paraId="433DC1E6"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0.7</w:t>
            </w:r>
          </w:p>
        </w:tc>
        <w:tc>
          <w:tcPr>
            <w:tcW w:w="1126" w:type="dxa"/>
          </w:tcPr>
          <w:p w14:paraId="334476B6"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1.3</w:t>
            </w:r>
          </w:p>
        </w:tc>
        <w:tc>
          <w:tcPr>
            <w:tcW w:w="897" w:type="dxa"/>
          </w:tcPr>
          <w:p w14:paraId="648AFC02"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2.67</w:t>
            </w:r>
          </w:p>
        </w:tc>
        <w:tc>
          <w:tcPr>
            <w:tcW w:w="897" w:type="dxa"/>
          </w:tcPr>
          <w:p w14:paraId="42F2B50A" w14:textId="77777777" w:rsidR="00F277CE" w:rsidRDefault="00F277CE" w:rsidP="00403DFF">
            <w:pPr>
              <w:rPr>
                <w:rFonts w:ascii="Calibri" w:hAnsi="Calibri" w:cs="Calibri"/>
              </w:rPr>
            </w:pPr>
            <w:r>
              <w:rPr>
                <w:rFonts w:ascii="Calibri" w:hAnsi="Calibri" w:cs="Calibri" w:hint="eastAsia"/>
              </w:rPr>
              <w:t>0</w:t>
            </w:r>
            <w:r>
              <w:rPr>
                <w:rFonts w:ascii="Calibri" w:hAnsi="Calibri" w:cs="Calibri"/>
              </w:rPr>
              <w:t>.9</w:t>
            </w:r>
          </w:p>
        </w:tc>
      </w:tr>
      <w:tr w:rsidR="00F277CE" w:rsidRPr="006240D1" w14:paraId="61B23391" w14:textId="77777777" w:rsidTr="00403DFF">
        <w:tc>
          <w:tcPr>
            <w:tcW w:w="1907" w:type="dxa"/>
          </w:tcPr>
          <w:p w14:paraId="5A7A741D" w14:textId="77777777" w:rsidR="00F277CE" w:rsidRPr="006240D1" w:rsidRDefault="00F277CE" w:rsidP="00403DFF">
            <w:pPr>
              <w:rPr>
                <w:rFonts w:ascii="Calibri" w:hAnsi="Calibri" w:cs="Calibri"/>
                <w:vertAlign w:val="subscript"/>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µg/m</w:t>
            </w:r>
            <w:r w:rsidRPr="006240D1">
              <w:rPr>
                <w:rFonts w:ascii="Calibri" w:hAnsi="Calibri" w:cs="Calibri"/>
                <w:vertAlign w:val="superscript"/>
              </w:rPr>
              <w:t>3</w:t>
            </w:r>
          </w:p>
        </w:tc>
        <w:tc>
          <w:tcPr>
            <w:tcW w:w="1125" w:type="dxa"/>
          </w:tcPr>
          <w:p w14:paraId="26C55746"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1.0</w:t>
            </w:r>
          </w:p>
        </w:tc>
        <w:tc>
          <w:tcPr>
            <w:tcW w:w="1177" w:type="dxa"/>
          </w:tcPr>
          <w:p w14:paraId="7BB1F0FE"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1.9</w:t>
            </w:r>
          </w:p>
        </w:tc>
        <w:tc>
          <w:tcPr>
            <w:tcW w:w="1177" w:type="dxa"/>
          </w:tcPr>
          <w:p w14:paraId="747734EF"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1.7</w:t>
            </w:r>
          </w:p>
        </w:tc>
        <w:tc>
          <w:tcPr>
            <w:tcW w:w="1126" w:type="dxa"/>
          </w:tcPr>
          <w:p w14:paraId="1C36ADFC"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2.5</w:t>
            </w:r>
          </w:p>
        </w:tc>
        <w:tc>
          <w:tcPr>
            <w:tcW w:w="897" w:type="dxa"/>
          </w:tcPr>
          <w:p w14:paraId="78BD6B71"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5.03</w:t>
            </w:r>
          </w:p>
        </w:tc>
        <w:tc>
          <w:tcPr>
            <w:tcW w:w="897" w:type="dxa"/>
          </w:tcPr>
          <w:p w14:paraId="15CFD885"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.5</w:t>
            </w:r>
          </w:p>
        </w:tc>
      </w:tr>
      <w:tr w:rsidR="00F277CE" w:rsidRPr="006240D1" w14:paraId="6E3AEF7D" w14:textId="77777777" w:rsidTr="00403DFF">
        <w:tc>
          <w:tcPr>
            <w:tcW w:w="1907" w:type="dxa"/>
          </w:tcPr>
          <w:p w14:paraId="0C7125EF"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 absorbance</w:t>
            </w:r>
            <w:r w:rsidRPr="006240D1">
              <w:rPr>
                <w:rFonts w:ascii="Calibri" w:hAnsi="Calibri" w:cs="Calibri"/>
              </w:rPr>
              <w:t>, 10</w:t>
            </w:r>
            <w:r w:rsidRPr="006240D1">
              <w:rPr>
                <w:rFonts w:ascii="Calibri" w:hAnsi="Calibri" w:cs="Calibri"/>
                <w:vertAlign w:val="superscript"/>
              </w:rPr>
              <w:t>-5</w:t>
            </w:r>
            <w:r w:rsidRPr="006240D1">
              <w:rPr>
                <w:rFonts w:ascii="Calibri" w:hAnsi="Calibri" w:cs="Calibri"/>
              </w:rPr>
              <w:t>/m</w:t>
            </w:r>
          </w:p>
        </w:tc>
        <w:tc>
          <w:tcPr>
            <w:tcW w:w="1125" w:type="dxa"/>
          </w:tcPr>
          <w:p w14:paraId="6BC8F6A5"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.3</w:t>
            </w:r>
          </w:p>
        </w:tc>
        <w:tc>
          <w:tcPr>
            <w:tcW w:w="1177" w:type="dxa"/>
          </w:tcPr>
          <w:p w14:paraId="17AB1A52"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.5</w:t>
            </w:r>
          </w:p>
        </w:tc>
        <w:tc>
          <w:tcPr>
            <w:tcW w:w="1177" w:type="dxa"/>
          </w:tcPr>
          <w:p w14:paraId="1A1D715E"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.4</w:t>
            </w:r>
          </w:p>
        </w:tc>
        <w:tc>
          <w:tcPr>
            <w:tcW w:w="1126" w:type="dxa"/>
          </w:tcPr>
          <w:p w14:paraId="7692D1C0"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.6</w:t>
            </w:r>
          </w:p>
        </w:tc>
        <w:tc>
          <w:tcPr>
            <w:tcW w:w="897" w:type="dxa"/>
          </w:tcPr>
          <w:p w14:paraId="7985B233"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.9</w:t>
            </w:r>
          </w:p>
        </w:tc>
        <w:tc>
          <w:tcPr>
            <w:tcW w:w="897" w:type="dxa"/>
          </w:tcPr>
          <w:p w14:paraId="19124DAF" w14:textId="77777777" w:rsidR="00F277CE" w:rsidRDefault="00F277CE" w:rsidP="00403DFF">
            <w:pPr>
              <w:rPr>
                <w:rFonts w:ascii="Calibri" w:hAnsi="Calibri" w:cs="Calibri"/>
              </w:rPr>
            </w:pPr>
            <w:r>
              <w:rPr>
                <w:rFonts w:ascii="Calibri" w:hAnsi="Calibri" w:cs="Calibri" w:hint="eastAsia"/>
              </w:rPr>
              <w:t>0</w:t>
            </w:r>
            <w:r>
              <w:rPr>
                <w:rFonts w:ascii="Calibri" w:hAnsi="Calibri" w:cs="Calibri"/>
              </w:rPr>
              <w:t>.3</w:t>
            </w:r>
          </w:p>
        </w:tc>
      </w:tr>
      <w:tr w:rsidR="00F277CE" w:rsidRPr="006240D1" w14:paraId="7E7164FE" w14:textId="77777777" w:rsidTr="00403DFF">
        <w:tc>
          <w:tcPr>
            <w:tcW w:w="1907" w:type="dxa"/>
          </w:tcPr>
          <w:p w14:paraId="66028219" w14:textId="77777777" w:rsidR="00F277CE" w:rsidRPr="006240D1" w:rsidRDefault="00F277CE" w:rsidP="00403DFF">
            <w:pPr>
              <w:rPr>
                <w:rFonts w:ascii="Calibri" w:hAnsi="Calibri" w:cs="Calibri"/>
              </w:rPr>
            </w:pPr>
            <w:r w:rsidRPr="006240D1">
              <w:rPr>
                <w:rFonts w:ascii="Calibri" w:hAnsi="Calibri" w:cs="Calibri"/>
              </w:rPr>
              <w:t>NO</w:t>
            </w:r>
            <w:r w:rsidRPr="006240D1">
              <w:rPr>
                <w:rFonts w:ascii="Calibri" w:hAnsi="Calibri" w:cs="Calibri"/>
                <w:vertAlign w:val="subscript"/>
              </w:rPr>
              <w:t>2</w:t>
            </w:r>
            <w:r w:rsidRPr="006240D1">
              <w:rPr>
                <w:rFonts w:ascii="Calibri" w:hAnsi="Calibri" w:cs="Calibri"/>
              </w:rPr>
              <w:t>, µg/m</w:t>
            </w:r>
            <w:r w:rsidRPr="006240D1">
              <w:rPr>
                <w:rFonts w:ascii="Calibri" w:hAnsi="Calibri" w:cs="Calibri"/>
                <w:vertAlign w:val="superscript"/>
              </w:rPr>
              <w:t>3</w:t>
            </w:r>
          </w:p>
        </w:tc>
        <w:tc>
          <w:tcPr>
            <w:tcW w:w="1125" w:type="dxa"/>
          </w:tcPr>
          <w:p w14:paraId="0945E44F"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2.5</w:t>
            </w:r>
          </w:p>
        </w:tc>
        <w:tc>
          <w:tcPr>
            <w:tcW w:w="1177" w:type="dxa"/>
          </w:tcPr>
          <w:p w14:paraId="59545B67"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6.5</w:t>
            </w:r>
          </w:p>
        </w:tc>
        <w:tc>
          <w:tcPr>
            <w:tcW w:w="1177" w:type="dxa"/>
          </w:tcPr>
          <w:p w14:paraId="14435ACF"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6.1</w:t>
            </w:r>
          </w:p>
        </w:tc>
        <w:tc>
          <w:tcPr>
            <w:tcW w:w="1126" w:type="dxa"/>
          </w:tcPr>
          <w:p w14:paraId="76FF6940"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9.9</w:t>
            </w:r>
          </w:p>
        </w:tc>
        <w:tc>
          <w:tcPr>
            <w:tcW w:w="897" w:type="dxa"/>
          </w:tcPr>
          <w:p w14:paraId="3F75A2FA"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6.85</w:t>
            </w:r>
          </w:p>
        </w:tc>
        <w:tc>
          <w:tcPr>
            <w:tcW w:w="897" w:type="dxa"/>
          </w:tcPr>
          <w:p w14:paraId="1EFA2BDC" w14:textId="77777777" w:rsidR="00F277CE" w:rsidRDefault="00F277CE" w:rsidP="00403DFF">
            <w:pPr>
              <w:rPr>
                <w:rFonts w:ascii="Calibri" w:hAnsi="Calibri" w:cs="Calibri"/>
              </w:rPr>
            </w:pPr>
            <w:r>
              <w:rPr>
                <w:rFonts w:ascii="Calibri" w:hAnsi="Calibri" w:cs="Calibri" w:hint="eastAsia"/>
              </w:rPr>
              <w:t>7</w:t>
            </w:r>
            <w:r>
              <w:rPr>
                <w:rFonts w:ascii="Calibri" w:hAnsi="Calibri" w:cs="Calibri"/>
              </w:rPr>
              <w:t>.4</w:t>
            </w:r>
          </w:p>
        </w:tc>
      </w:tr>
      <w:tr w:rsidR="00F277CE" w:rsidRPr="006240D1" w14:paraId="08C018E7" w14:textId="77777777" w:rsidTr="00403DFF">
        <w:tc>
          <w:tcPr>
            <w:tcW w:w="1907" w:type="dxa"/>
          </w:tcPr>
          <w:p w14:paraId="5F3C6ED0" w14:textId="77777777" w:rsidR="00F277CE" w:rsidRPr="006240D1" w:rsidRDefault="00F277CE" w:rsidP="00403DFF">
            <w:pPr>
              <w:rPr>
                <w:rFonts w:ascii="Calibri" w:hAnsi="Calibri" w:cs="Calibri"/>
              </w:rPr>
            </w:pPr>
            <w:r w:rsidRPr="006240D1">
              <w:rPr>
                <w:rFonts w:ascii="Calibri" w:hAnsi="Calibri" w:cs="Calibri"/>
              </w:rPr>
              <w:t>NO</w:t>
            </w:r>
            <w:r w:rsidRPr="006240D1">
              <w:rPr>
                <w:rFonts w:ascii="Calibri" w:hAnsi="Calibri" w:cs="Calibri"/>
                <w:vertAlign w:val="subscript"/>
              </w:rPr>
              <w:t>x</w:t>
            </w:r>
            <w:r w:rsidRPr="006240D1">
              <w:rPr>
                <w:rFonts w:ascii="Calibri" w:hAnsi="Calibri" w:cs="Calibri"/>
              </w:rPr>
              <w:t>, µg/m</w:t>
            </w:r>
            <w:r w:rsidRPr="006240D1">
              <w:rPr>
                <w:rFonts w:ascii="Calibri" w:hAnsi="Calibri" w:cs="Calibri"/>
                <w:vertAlign w:val="superscript"/>
              </w:rPr>
              <w:t>3</w:t>
            </w:r>
          </w:p>
        </w:tc>
        <w:tc>
          <w:tcPr>
            <w:tcW w:w="1125" w:type="dxa"/>
          </w:tcPr>
          <w:p w14:paraId="2C741C39"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9.3</w:t>
            </w:r>
          </w:p>
        </w:tc>
        <w:tc>
          <w:tcPr>
            <w:tcW w:w="1177" w:type="dxa"/>
          </w:tcPr>
          <w:p w14:paraId="7D6B7771"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5.5</w:t>
            </w:r>
          </w:p>
        </w:tc>
        <w:tc>
          <w:tcPr>
            <w:tcW w:w="1177" w:type="dxa"/>
          </w:tcPr>
          <w:p w14:paraId="1ED227DC"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4.1</w:t>
            </w:r>
          </w:p>
        </w:tc>
        <w:tc>
          <w:tcPr>
            <w:tcW w:w="1126" w:type="dxa"/>
          </w:tcPr>
          <w:p w14:paraId="7F4FD57F" w14:textId="77777777" w:rsidR="00F277CE" w:rsidRPr="006240D1" w:rsidRDefault="00F277CE" w:rsidP="00403DFF">
            <w:pPr>
              <w:rPr>
                <w:rFonts w:ascii="Calibri" w:hAnsi="Calibri" w:cs="Calibri"/>
              </w:rPr>
            </w:pPr>
            <w:r>
              <w:rPr>
                <w:rFonts w:ascii="Calibri" w:hAnsi="Calibri" w:cs="Calibri" w:hint="eastAsia"/>
              </w:rPr>
              <w:t>5</w:t>
            </w:r>
            <w:r>
              <w:rPr>
                <w:rFonts w:ascii="Calibri" w:hAnsi="Calibri" w:cs="Calibri"/>
              </w:rPr>
              <w:t>0.0</w:t>
            </w:r>
          </w:p>
        </w:tc>
        <w:tc>
          <w:tcPr>
            <w:tcW w:w="897" w:type="dxa"/>
          </w:tcPr>
          <w:p w14:paraId="34BE5A48" w14:textId="77777777" w:rsidR="00F277CE" w:rsidRDefault="00F277CE" w:rsidP="00403DFF">
            <w:pPr>
              <w:rPr>
                <w:rFonts w:ascii="Calibri" w:hAnsi="Calibri" w:cs="Calibri"/>
              </w:rPr>
            </w:pPr>
            <w:r>
              <w:rPr>
                <w:rFonts w:ascii="Calibri" w:hAnsi="Calibri" w:cs="Calibri" w:hint="eastAsia"/>
              </w:rPr>
              <w:t>6</w:t>
            </w:r>
            <w:r>
              <w:rPr>
                <w:rFonts w:ascii="Calibri" w:hAnsi="Calibri" w:cs="Calibri"/>
              </w:rPr>
              <w:t>3.43</w:t>
            </w:r>
          </w:p>
        </w:tc>
        <w:tc>
          <w:tcPr>
            <w:tcW w:w="897" w:type="dxa"/>
          </w:tcPr>
          <w:p w14:paraId="059A3A6D"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0.7</w:t>
            </w:r>
          </w:p>
        </w:tc>
      </w:tr>
      <w:tr w:rsidR="00F277CE" w:rsidRPr="006240D1" w14:paraId="00616BA5" w14:textId="77777777" w:rsidTr="00403DFF">
        <w:tc>
          <w:tcPr>
            <w:tcW w:w="1907" w:type="dxa"/>
          </w:tcPr>
          <w:p w14:paraId="4C881D53" w14:textId="77777777" w:rsidR="00F277CE" w:rsidRPr="006240D1" w:rsidRDefault="00F277CE" w:rsidP="00403DFF">
            <w:pPr>
              <w:rPr>
                <w:rFonts w:ascii="Calibri" w:hAnsi="Calibri" w:cs="Calibri"/>
              </w:rPr>
            </w:pPr>
            <w:r w:rsidRPr="006240D1">
              <w:rPr>
                <w:rFonts w:ascii="Calibri" w:hAnsi="Calibri" w:cs="Calibri"/>
              </w:rPr>
              <w:t>UFP, particle/m</w:t>
            </w:r>
            <w:r w:rsidRPr="006240D1">
              <w:rPr>
                <w:rFonts w:ascii="Calibri" w:hAnsi="Calibri" w:cs="Calibri"/>
                <w:vertAlign w:val="superscript"/>
              </w:rPr>
              <w:t>3</w:t>
            </w:r>
          </w:p>
        </w:tc>
        <w:tc>
          <w:tcPr>
            <w:tcW w:w="1125" w:type="dxa"/>
          </w:tcPr>
          <w:p w14:paraId="1CD9D6F7"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428</w:t>
            </w:r>
          </w:p>
        </w:tc>
        <w:tc>
          <w:tcPr>
            <w:tcW w:w="1177" w:type="dxa"/>
          </w:tcPr>
          <w:p w14:paraId="6C188517"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328</w:t>
            </w:r>
          </w:p>
        </w:tc>
        <w:tc>
          <w:tcPr>
            <w:tcW w:w="1177" w:type="dxa"/>
          </w:tcPr>
          <w:p w14:paraId="03B6A883"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820</w:t>
            </w:r>
          </w:p>
        </w:tc>
        <w:tc>
          <w:tcPr>
            <w:tcW w:w="1126" w:type="dxa"/>
          </w:tcPr>
          <w:p w14:paraId="116B6576"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667</w:t>
            </w:r>
          </w:p>
        </w:tc>
        <w:tc>
          <w:tcPr>
            <w:tcW w:w="897" w:type="dxa"/>
          </w:tcPr>
          <w:p w14:paraId="6020185D"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4189</w:t>
            </w:r>
          </w:p>
        </w:tc>
        <w:tc>
          <w:tcPr>
            <w:tcW w:w="897" w:type="dxa"/>
          </w:tcPr>
          <w:p w14:paraId="4A537FFA"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240</w:t>
            </w:r>
          </w:p>
        </w:tc>
      </w:tr>
      <w:tr w:rsidR="00F277CE" w:rsidRPr="006240D1" w14:paraId="2F8A3B61" w14:textId="77777777" w:rsidTr="00403DFF">
        <w:tc>
          <w:tcPr>
            <w:tcW w:w="1907" w:type="dxa"/>
          </w:tcPr>
          <w:p w14:paraId="346B59E8"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Cu, ng/m</w:t>
            </w:r>
            <w:r w:rsidRPr="006240D1">
              <w:rPr>
                <w:rFonts w:ascii="Calibri" w:hAnsi="Calibri" w:cs="Calibri"/>
                <w:vertAlign w:val="superscript"/>
              </w:rPr>
              <w:t>3</w:t>
            </w:r>
          </w:p>
        </w:tc>
        <w:tc>
          <w:tcPr>
            <w:tcW w:w="1125" w:type="dxa"/>
          </w:tcPr>
          <w:p w14:paraId="1564DF45"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.6</w:t>
            </w:r>
          </w:p>
        </w:tc>
        <w:tc>
          <w:tcPr>
            <w:tcW w:w="1177" w:type="dxa"/>
          </w:tcPr>
          <w:p w14:paraId="59D60E97"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w:t>
            </w:r>
          </w:p>
        </w:tc>
        <w:tc>
          <w:tcPr>
            <w:tcW w:w="1177" w:type="dxa"/>
          </w:tcPr>
          <w:p w14:paraId="03FA9D5D"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w:t>
            </w:r>
          </w:p>
        </w:tc>
        <w:tc>
          <w:tcPr>
            <w:tcW w:w="1126" w:type="dxa"/>
          </w:tcPr>
          <w:p w14:paraId="4073987B"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.7</w:t>
            </w:r>
          </w:p>
        </w:tc>
        <w:tc>
          <w:tcPr>
            <w:tcW w:w="897" w:type="dxa"/>
          </w:tcPr>
          <w:p w14:paraId="2DAD7A28" w14:textId="77777777" w:rsidR="00F277CE" w:rsidRDefault="00F277CE" w:rsidP="00403DFF">
            <w:pPr>
              <w:rPr>
                <w:rFonts w:ascii="Calibri" w:hAnsi="Calibri" w:cs="Calibri"/>
              </w:rPr>
            </w:pPr>
            <w:r>
              <w:rPr>
                <w:rFonts w:ascii="Calibri" w:hAnsi="Calibri" w:cs="Calibri" w:hint="eastAsia"/>
              </w:rPr>
              <w:t>4</w:t>
            </w:r>
            <w:r>
              <w:rPr>
                <w:rFonts w:ascii="Calibri" w:hAnsi="Calibri" w:cs="Calibri"/>
              </w:rPr>
              <w:t>.7</w:t>
            </w:r>
          </w:p>
        </w:tc>
        <w:tc>
          <w:tcPr>
            <w:tcW w:w="897" w:type="dxa"/>
          </w:tcPr>
          <w:p w14:paraId="73341157"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.1</w:t>
            </w:r>
          </w:p>
        </w:tc>
      </w:tr>
      <w:tr w:rsidR="00F277CE" w:rsidRPr="006240D1" w14:paraId="5F556604" w14:textId="77777777" w:rsidTr="00403DFF">
        <w:tc>
          <w:tcPr>
            <w:tcW w:w="1907" w:type="dxa"/>
          </w:tcPr>
          <w:p w14:paraId="6514CCFB"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Cu, ng/m</w:t>
            </w:r>
            <w:r w:rsidRPr="006240D1">
              <w:rPr>
                <w:rFonts w:ascii="Calibri" w:hAnsi="Calibri" w:cs="Calibri"/>
                <w:vertAlign w:val="superscript"/>
              </w:rPr>
              <w:t>3</w:t>
            </w:r>
          </w:p>
        </w:tc>
        <w:tc>
          <w:tcPr>
            <w:tcW w:w="1125" w:type="dxa"/>
          </w:tcPr>
          <w:p w14:paraId="6A08A3BB"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0.5</w:t>
            </w:r>
          </w:p>
        </w:tc>
        <w:tc>
          <w:tcPr>
            <w:tcW w:w="1177" w:type="dxa"/>
          </w:tcPr>
          <w:p w14:paraId="687E2202"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2.6</w:t>
            </w:r>
          </w:p>
        </w:tc>
        <w:tc>
          <w:tcPr>
            <w:tcW w:w="1177" w:type="dxa"/>
          </w:tcPr>
          <w:p w14:paraId="49EBA834"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1.9</w:t>
            </w:r>
          </w:p>
        </w:tc>
        <w:tc>
          <w:tcPr>
            <w:tcW w:w="1126" w:type="dxa"/>
          </w:tcPr>
          <w:p w14:paraId="70A0A7EE"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4.1</w:t>
            </w:r>
          </w:p>
        </w:tc>
        <w:tc>
          <w:tcPr>
            <w:tcW w:w="897" w:type="dxa"/>
          </w:tcPr>
          <w:p w14:paraId="5E575BE1"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9.2</w:t>
            </w:r>
          </w:p>
        </w:tc>
        <w:tc>
          <w:tcPr>
            <w:tcW w:w="897" w:type="dxa"/>
          </w:tcPr>
          <w:p w14:paraId="586CC1D8"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.6</w:t>
            </w:r>
          </w:p>
        </w:tc>
      </w:tr>
      <w:tr w:rsidR="00F277CE" w:rsidRPr="006240D1" w14:paraId="5BB41764" w14:textId="77777777" w:rsidTr="00403DFF">
        <w:tc>
          <w:tcPr>
            <w:tcW w:w="1907" w:type="dxa"/>
          </w:tcPr>
          <w:p w14:paraId="6A378C87"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Fe, ng/m</w:t>
            </w:r>
            <w:r w:rsidRPr="006240D1">
              <w:rPr>
                <w:rFonts w:ascii="Calibri" w:hAnsi="Calibri" w:cs="Calibri"/>
                <w:vertAlign w:val="superscript"/>
              </w:rPr>
              <w:t>3</w:t>
            </w:r>
          </w:p>
        </w:tc>
        <w:tc>
          <w:tcPr>
            <w:tcW w:w="1125" w:type="dxa"/>
          </w:tcPr>
          <w:p w14:paraId="70171884" w14:textId="77777777" w:rsidR="00F277CE" w:rsidRPr="006240D1" w:rsidRDefault="00F277CE" w:rsidP="00403DFF">
            <w:pPr>
              <w:rPr>
                <w:rFonts w:ascii="Calibri" w:hAnsi="Calibri" w:cs="Calibri"/>
              </w:rPr>
            </w:pPr>
            <w:r>
              <w:rPr>
                <w:rFonts w:ascii="Calibri" w:hAnsi="Calibri" w:cs="Calibri" w:hint="eastAsia"/>
              </w:rPr>
              <w:t>6</w:t>
            </w:r>
            <w:r>
              <w:rPr>
                <w:rFonts w:ascii="Calibri" w:hAnsi="Calibri" w:cs="Calibri"/>
              </w:rPr>
              <w:t>5.8</w:t>
            </w:r>
          </w:p>
        </w:tc>
        <w:tc>
          <w:tcPr>
            <w:tcW w:w="1177" w:type="dxa"/>
          </w:tcPr>
          <w:p w14:paraId="41147B5C" w14:textId="77777777" w:rsidR="00F277CE" w:rsidRPr="006240D1" w:rsidRDefault="00F277CE" w:rsidP="00403DFF">
            <w:pPr>
              <w:rPr>
                <w:rFonts w:ascii="Calibri" w:hAnsi="Calibri" w:cs="Calibri"/>
              </w:rPr>
            </w:pPr>
            <w:r>
              <w:rPr>
                <w:rFonts w:ascii="Calibri" w:hAnsi="Calibri" w:cs="Calibri" w:hint="eastAsia"/>
              </w:rPr>
              <w:t>7</w:t>
            </w:r>
            <w:r>
              <w:rPr>
                <w:rFonts w:ascii="Calibri" w:hAnsi="Calibri" w:cs="Calibri"/>
              </w:rPr>
              <w:t>9.8</w:t>
            </w:r>
          </w:p>
        </w:tc>
        <w:tc>
          <w:tcPr>
            <w:tcW w:w="1177" w:type="dxa"/>
          </w:tcPr>
          <w:p w14:paraId="49CD588E" w14:textId="77777777" w:rsidR="00F277CE" w:rsidRPr="006240D1" w:rsidRDefault="00F277CE" w:rsidP="00403DFF">
            <w:pPr>
              <w:rPr>
                <w:rFonts w:ascii="Calibri" w:hAnsi="Calibri" w:cs="Calibri"/>
              </w:rPr>
            </w:pPr>
            <w:r>
              <w:rPr>
                <w:rFonts w:ascii="Calibri" w:hAnsi="Calibri" w:cs="Calibri" w:hint="eastAsia"/>
              </w:rPr>
              <w:t>7</w:t>
            </w:r>
            <w:r>
              <w:rPr>
                <w:rFonts w:ascii="Calibri" w:hAnsi="Calibri" w:cs="Calibri"/>
              </w:rPr>
              <w:t>9.3</w:t>
            </w:r>
          </w:p>
        </w:tc>
        <w:tc>
          <w:tcPr>
            <w:tcW w:w="1126" w:type="dxa"/>
          </w:tcPr>
          <w:p w14:paraId="65CB1B25"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2.9</w:t>
            </w:r>
          </w:p>
        </w:tc>
        <w:tc>
          <w:tcPr>
            <w:tcW w:w="897" w:type="dxa"/>
          </w:tcPr>
          <w:p w14:paraId="3BDD594C"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18.1</w:t>
            </w:r>
          </w:p>
        </w:tc>
        <w:tc>
          <w:tcPr>
            <w:tcW w:w="897" w:type="dxa"/>
          </w:tcPr>
          <w:p w14:paraId="35B77FF1"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7.1</w:t>
            </w:r>
          </w:p>
        </w:tc>
      </w:tr>
      <w:tr w:rsidR="00F277CE" w:rsidRPr="006240D1" w14:paraId="0AD3D568" w14:textId="77777777" w:rsidTr="00403DFF">
        <w:tc>
          <w:tcPr>
            <w:tcW w:w="1907" w:type="dxa"/>
          </w:tcPr>
          <w:p w14:paraId="26F2452D"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Fe, ng/m</w:t>
            </w:r>
            <w:r w:rsidRPr="006240D1">
              <w:rPr>
                <w:rFonts w:ascii="Calibri" w:hAnsi="Calibri" w:cs="Calibri"/>
                <w:vertAlign w:val="superscript"/>
              </w:rPr>
              <w:t>3</w:t>
            </w:r>
          </w:p>
        </w:tc>
        <w:tc>
          <w:tcPr>
            <w:tcW w:w="1125" w:type="dxa"/>
          </w:tcPr>
          <w:p w14:paraId="37548DC4"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97.9</w:t>
            </w:r>
          </w:p>
        </w:tc>
        <w:tc>
          <w:tcPr>
            <w:tcW w:w="1177" w:type="dxa"/>
          </w:tcPr>
          <w:p w14:paraId="41CF5771"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72.6</w:t>
            </w:r>
          </w:p>
        </w:tc>
        <w:tc>
          <w:tcPr>
            <w:tcW w:w="1177" w:type="dxa"/>
          </w:tcPr>
          <w:p w14:paraId="4A5A6F94"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54.1</w:t>
            </w:r>
          </w:p>
        </w:tc>
        <w:tc>
          <w:tcPr>
            <w:tcW w:w="1126" w:type="dxa"/>
          </w:tcPr>
          <w:p w14:paraId="0A775F54"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23.3</w:t>
            </w:r>
          </w:p>
        </w:tc>
        <w:tc>
          <w:tcPr>
            <w:tcW w:w="897" w:type="dxa"/>
          </w:tcPr>
          <w:p w14:paraId="2090D5D6" w14:textId="77777777" w:rsidR="00F277CE" w:rsidRDefault="00F277CE" w:rsidP="00403DFF">
            <w:pPr>
              <w:rPr>
                <w:rFonts w:ascii="Calibri" w:hAnsi="Calibri" w:cs="Calibri"/>
              </w:rPr>
            </w:pPr>
            <w:r>
              <w:rPr>
                <w:rFonts w:ascii="Calibri" w:hAnsi="Calibri" w:cs="Calibri" w:hint="eastAsia"/>
              </w:rPr>
              <w:t>5</w:t>
            </w:r>
            <w:r>
              <w:rPr>
                <w:rFonts w:ascii="Calibri" w:hAnsi="Calibri" w:cs="Calibri"/>
              </w:rPr>
              <w:t>71.8</w:t>
            </w:r>
          </w:p>
        </w:tc>
        <w:tc>
          <w:tcPr>
            <w:tcW w:w="897" w:type="dxa"/>
          </w:tcPr>
          <w:p w14:paraId="6F682EAF"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25.0</w:t>
            </w:r>
          </w:p>
        </w:tc>
      </w:tr>
      <w:tr w:rsidR="00F277CE" w:rsidRPr="006240D1" w14:paraId="6AE0DA0C" w14:textId="77777777" w:rsidTr="00403DFF">
        <w:tc>
          <w:tcPr>
            <w:tcW w:w="1907" w:type="dxa"/>
          </w:tcPr>
          <w:p w14:paraId="7BAEA48F"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K, ng/m</w:t>
            </w:r>
            <w:r w:rsidRPr="006240D1">
              <w:rPr>
                <w:rFonts w:ascii="Calibri" w:hAnsi="Calibri" w:cs="Calibri"/>
                <w:vertAlign w:val="superscript"/>
              </w:rPr>
              <w:t>3</w:t>
            </w:r>
          </w:p>
        </w:tc>
        <w:tc>
          <w:tcPr>
            <w:tcW w:w="1125" w:type="dxa"/>
          </w:tcPr>
          <w:p w14:paraId="75EC0179"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07.5</w:t>
            </w:r>
          </w:p>
        </w:tc>
        <w:tc>
          <w:tcPr>
            <w:tcW w:w="1177" w:type="dxa"/>
          </w:tcPr>
          <w:p w14:paraId="7A018526"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14.4</w:t>
            </w:r>
          </w:p>
        </w:tc>
        <w:tc>
          <w:tcPr>
            <w:tcW w:w="1177" w:type="dxa"/>
          </w:tcPr>
          <w:p w14:paraId="275E0F4C"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13.1</w:t>
            </w:r>
          </w:p>
        </w:tc>
        <w:tc>
          <w:tcPr>
            <w:tcW w:w="1126" w:type="dxa"/>
          </w:tcPr>
          <w:p w14:paraId="5E7DA043"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20.8</w:t>
            </w:r>
          </w:p>
        </w:tc>
        <w:tc>
          <w:tcPr>
            <w:tcW w:w="897" w:type="dxa"/>
          </w:tcPr>
          <w:p w14:paraId="147A1963"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32.0</w:t>
            </w:r>
          </w:p>
        </w:tc>
        <w:tc>
          <w:tcPr>
            <w:tcW w:w="897" w:type="dxa"/>
          </w:tcPr>
          <w:p w14:paraId="2B2CA5C9"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3.3</w:t>
            </w:r>
          </w:p>
        </w:tc>
      </w:tr>
      <w:tr w:rsidR="00F277CE" w:rsidRPr="006240D1" w14:paraId="461B20CD" w14:textId="77777777" w:rsidTr="00403DFF">
        <w:tc>
          <w:tcPr>
            <w:tcW w:w="1907" w:type="dxa"/>
          </w:tcPr>
          <w:p w14:paraId="4F19E9E2"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K, ng/m</w:t>
            </w:r>
            <w:r w:rsidRPr="006240D1">
              <w:rPr>
                <w:rFonts w:ascii="Calibri" w:hAnsi="Calibri" w:cs="Calibri"/>
                <w:vertAlign w:val="superscript"/>
              </w:rPr>
              <w:t>3</w:t>
            </w:r>
          </w:p>
        </w:tc>
        <w:tc>
          <w:tcPr>
            <w:tcW w:w="1125" w:type="dxa"/>
          </w:tcPr>
          <w:p w14:paraId="302E4FC1"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95.1</w:t>
            </w:r>
          </w:p>
        </w:tc>
        <w:tc>
          <w:tcPr>
            <w:tcW w:w="1177" w:type="dxa"/>
          </w:tcPr>
          <w:p w14:paraId="7BB671FB"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03.7</w:t>
            </w:r>
          </w:p>
        </w:tc>
        <w:tc>
          <w:tcPr>
            <w:tcW w:w="1177" w:type="dxa"/>
          </w:tcPr>
          <w:p w14:paraId="213FA658"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05.2</w:t>
            </w:r>
          </w:p>
        </w:tc>
        <w:tc>
          <w:tcPr>
            <w:tcW w:w="1126" w:type="dxa"/>
          </w:tcPr>
          <w:p w14:paraId="21DD30B3"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12.4</w:t>
            </w:r>
          </w:p>
        </w:tc>
        <w:tc>
          <w:tcPr>
            <w:tcW w:w="897" w:type="dxa"/>
          </w:tcPr>
          <w:p w14:paraId="3DA1F561"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26.8</w:t>
            </w:r>
          </w:p>
        </w:tc>
        <w:tc>
          <w:tcPr>
            <w:tcW w:w="897" w:type="dxa"/>
          </w:tcPr>
          <w:p w14:paraId="094F667B"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7.3</w:t>
            </w:r>
          </w:p>
        </w:tc>
      </w:tr>
      <w:tr w:rsidR="00F277CE" w:rsidRPr="006240D1" w14:paraId="1D82ABF4" w14:textId="77777777" w:rsidTr="00403DFF">
        <w:tc>
          <w:tcPr>
            <w:tcW w:w="1907" w:type="dxa"/>
          </w:tcPr>
          <w:p w14:paraId="19C62115"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Ni, ng/m</w:t>
            </w:r>
            <w:r w:rsidRPr="006240D1">
              <w:rPr>
                <w:rFonts w:ascii="Calibri" w:hAnsi="Calibri" w:cs="Calibri"/>
                <w:vertAlign w:val="superscript"/>
              </w:rPr>
              <w:t>3</w:t>
            </w:r>
          </w:p>
        </w:tc>
        <w:tc>
          <w:tcPr>
            <w:tcW w:w="1125" w:type="dxa"/>
          </w:tcPr>
          <w:p w14:paraId="60EFD67A"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.4</w:t>
            </w:r>
          </w:p>
        </w:tc>
        <w:tc>
          <w:tcPr>
            <w:tcW w:w="1177" w:type="dxa"/>
          </w:tcPr>
          <w:p w14:paraId="6C03FAD5"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.9</w:t>
            </w:r>
          </w:p>
        </w:tc>
        <w:tc>
          <w:tcPr>
            <w:tcW w:w="1177" w:type="dxa"/>
          </w:tcPr>
          <w:p w14:paraId="6FBAA886"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.9</w:t>
            </w:r>
          </w:p>
        </w:tc>
        <w:tc>
          <w:tcPr>
            <w:tcW w:w="1126" w:type="dxa"/>
          </w:tcPr>
          <w:p w14:paraId="66E0134A"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.4</w:t>
            </w:r>
          </w:p>
        </w:tc>
        <w:tc>
          <w:tcPr>
            <w:tcW w:w="897" w:type="dxa"/>
          </w:tcPr>
          <w:p w14:paraId="3D50EC67"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.1</w:t>
            </w:r>
          </w:p>
        </w:tc>
        <w:tc>
          <w:tcPr>
            <w:tcW w:w="897" w:type="dxa"/>
          </w:tcPr>
          <w:p w14:paraId="648A022F"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.0</w:t>
            </w:r>
          </w:p>
        </w:tc>
      </w:tr>
      <w:tr w:rsidR="00F277CE" w:rsidRPr="006240D1" w14:paraId="57C45669" w14:textId="77777777" w:rsidTr="00403DFF">
        <w:tc>
          <w:tcPr>
            <w:tcW w:w="1907" w:type="dxa"/>
          </w:tcPr>
          <w:p w14:paraId="390B722D"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Ni, ng/m</w:t>
            </w:r>
            <w:r w:rsidRPr="006240D1">
              <w:rPr>
                <w:rFonts w:ascii="Calibri" w:hAnsi="Calibri" w:cs="Calibri"/>
                <w:vertAlign w:val="superscript"/>
              </w:rPr>
              <w:t>3</w:t>
            </w:r>
          </w:p>
        </w:tc>
        <w:tc>
          <w:tcPr>
            <w:tcW w:w="1125" w:type="dxa"/>
          </w:tcPr>
          <w:p w14:paraId="07280D94"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.7</w:t>
            </w:r>
          </w:p>
        </w:tc>
        <w:tc>
          <w:tcPr>
            <w:tcW w:w="1177" w:type="dxa"/>
          </w:tcPr>
          <w:p w14:paraId="269DA974"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.3</w:t>
            </w:r>
          </w:p>
        </w:tc>
        <w:tc>
          <w:tcPr>
            <w:tcW w:w="1177" w:type="dxa"/>
          </w:tcPr>
          <w:p w14:paraId="097A93F2"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.2</w:t>
            </w:r>
          </w:p>
        </w:tc>
        <w:tc>
          <w:tcPr>
            <w:tcW w:w="1126" w:type="dxa"/>
          </w:tcPr>
          <w:p w14:paraId="3E8A655C"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.8</w:t>
            </w:r>
          </w:p>
        </w:tc>
        <w:tc>
          <w:tcPr>
            <w:tcW w:w="897" w:type="dxa"/>
          </w:tcPr>
          <w:p w14:paraId="5E5F47F9"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.6</w:t>
            </w:r>
          </w:p>
        </w:tc>
        <w:tc>
          <w:tcPr>
            <w:tcW w:w="897" w:type="dxa"/>
          </w:tcPr>
          <w:p w14:paraId="0858F53A"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.1</w:t>
            </w:r>
          </w:p>
        </w:tc>
      </w:tr>
      <w:tr w:rsidR="00F277CE" w:rsidRPr="006240D1" w14:paraId="5E9B6E4F" w14:textId="77777777" w:rsidTr="00403DFF">
        <w:tc>
          <w:tcPr>
            <w:tcW w:w="1907" w:type="dxa"/>
          </w:tcPr>
          <w:p w14:paraId="2233D7A8"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S, ng/m</w:t>
            </w:r>
            <w:r w:rsidRPr="006240D1">
              <w:rPr>
                <w:rFonts w:ascii="Calibri" w:hAnsi="Calibri" w:cs="Calibri"/>
                <w:vertAlign w:val="superscript"/>
              </w:rPr>
              <w:t>3</w:t>
            </w:r>
          </w:p>
        </w:tc>
        <w:tc>
          <w:tcPr>
            <w:tcW w:w="1125" w:type="dxa"/>
          </w:tcPr>
          <w:p w14:paraId="39E515E2"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57.0</w:t>
            </w:r>
          </w:p>
        </w:tc>
        <w:tc>
          <w:tcPr>
            <w:tcW w:w="1177" w:type="dxa"/>
          </w:tcPr>
          <w:p w14:paraId="24854E61"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85.7</w:t>
            </w:r>
          </w:p>
        </w:tc>
        <w:tc>
          <w:tcPr>
            <w:tcW w:w="1177" w:type="dxa"/>
          </w:tcPr>
          <w:p w14:paraId="291C9976"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88.8</w:t>
            </w:r>
          </w:p>
        </w:tc>
        <w:tc>
          <w:tcPr>
            <w:tcW w:w="1126" w:type="dxa"/>
          </w:tcPr>
          <w:p w14:paraId="4937FC83"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20.9</w:t>
            </w:r>
          </w:p>
        </w:tc>
        <w:tc>
          <w:tcPr>
            <w:tcW w:w="897" w:type="dxa"/>
          </w:tcPr>
          <w:p w14:paraId="03DF13B9" w14:textId="77777777" w:rsidR="00F277CE" w:rsidRDefault="00F277CE" w:rsidP="00403DFF">
            <w:pPr>
              <w:rPr>
                <w:rFonts w:ascii="Calibri" w:hAnsi="Calibri" w:cs="Calibri"/>
              </w:rPr>
            </w:pPr>
            <w:r>
              <w:rPr>
                <w:rFonts w:ascii="Calibri" w:hAnsi="Calibri" w:cs="Calibri" w:hint="eastAsia"/>
              </w:rPr>
              <w:t>9</w:t>
            </w:r>
            <w:r>
              <w:rPr>
                <w:rFonts w:ascii="Calibri" w:hAnsi="Calibri" w:cs="Calibri"/>
              </w:rPr>
              <w:t>62.9</w:t>
            </w:r>
          </w:p>
        </w:tc>
        <w:tc>
          <w:tcPr>
            <w:tcW w:w="897" w:type="dxa"/>
          </w:tcPr>
          <w:p w14:paraId="2004436D" w14:textId="77777777" w:rsidR="00F277CE" w:rsidRDefault="00F277CE" w:rsidP="00403DFF">
            <w:pPr>
              <w:rPr>
                <w:rFonts w:ascii="Calibri" w:hAnsi="Calibri" w:cs="Calibri"/>
              </w:rPr>
            </w:pPr>
            <w:r>
              <w:rPr>
                <w:rFonts w:ascii="Calibri" w:hAnsi="Calibri" w:cs="Calibri" w:hint="eastAsia"/>
              </w:rPr>
              <w:t>6</w:t>
            </w:r>
            <w:r>
              <w:rPr>
                <w:rFonts w:ascii="Calibri" w:hAnsi="Calibri" w:cs="Calibri"/>
              </w:rPr>
              <w:t>3.8</w:t>
            </w:r>
          </w:p>
        </w:tc>
      </w:tr>
      <w:tr w:rsidR="00F277CE" w:rsidRPr="006240D1" w14:paraId="4F5FC5F6" w14:textId="77777777" w:rsidTr="00403DFF">
        <w:tc>
          <w:tcPr>
            <w:tcW w:w="1907" w:type="dxa"/>
          </w:tcPr>
          <w:p w14:paraId="0BE3B201"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S, ng/m</w:t>
            </w:r>
            <w:r w:rsidRPr="006240D1">
              <w:rPr>
                <w:rFonts w:ascii="Calibri" w:hAnsi="Calibri" w:cs="Calibri"/>
                <w:vertAlign w:val="superscript"/>
              </w:rPr>
              <w:t>3</w:t>
            </w:r>
          </w:p>
        </w:tc>
        <w:tc>
          <w:tcPr>
            <w:tcW w:w="1125" w:type="dxa"/>
          </w:tcPr>
          <w:p w14:paraId="39309A05"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89.7</w:t>
            </w:r>
          </w:p>
        </w:tc>
        <w:tc>
          <w:tcPr>
            <w:tcW w:w="1177" w:type="dxa"/>
          </w:tcPr>
          <w:p w14:paraId="18917A80"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012.4</w:t>
            </w:r>
          </w:p>
        </w:tc>
        <w:tc>
          <w:tcPr>
            <w:tcW w:w="1177" w:type="dxa"/>
          </w:tcPr>
          <w:p w14:paraId="20153B52"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008.3</w:t>
            </w:r>
          </w:p>
        </w:tc>
        <w:tc>
          <w:tcPr>
            <w:tcW w:w="1126" w:type="dxa"/>
          </w:tcPr>
          <w:p w14:paraId="699182D1"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037</w:t>
            </w:r>
          </w:p>
        </w:tc>
        <w:tc>
          <w:tcPr>
            <w:tcW w:w="897" w:type="dxa"/>
          </w:tcPr>
          <w:p w14:paraId="0E547774"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085.9</w:t>
            </w:r>
          </w:p>
        </w:tc>
        <w:tc>
          <w:tcPr>
            <w:tcW w:w="897" w:type="dxa"/>
          </w:tcPr>
          <w:p w14:paraId="5977435A" w14:textId="77777777" w:rsidR="00F277CE" w:rsidRDefault="00F277CE" w:rsidP="00403DFF">
            <w:pPr>
              <w:rPr>
                <w:rFonts w:ascii="Calibri" w:hAnsi="Calibri" w:cs="Calibri"/>
              </w:rPr>
            </w:pPr>
            <w:r>
              <w:rPr>
                <w:rFonts w:ascii="Calibri" w:hAnsi="Calibri" w:cs="Calibri" w:hint="eastAsia"/>
              </w:rPr>
              <w:t>4</w:t>
            </w:r>
            <w:r>
              <w:rPr>
                <w:rFonts w:ascii="Calibri" w:hAnsi="Calibri" w:cs="Calibri"/>
              </w:rPr>
              <w:t>7.3</w:t>
            </w:r>
          </w:p>
        </w:tc>
      </w:tr>
      <w:tr w:rsidR="00F277CE" w:rsidRPr="006240D1" w14:paraId="059021AE" w14:textId="77777777" w:rsidTr="00403DFF">
        <w:tc>
          <w:tcPr>
            <w:tcW w:w="1907" w:type="dxa"/>
          </w:tcPr>
          <w:p w14:paraId="283A4848"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Si, ng/m</w:t>
            </w:r>
            <w:r w:rsidRPr="006240D1">
              <w:rPr>
                <w:rFonts w:ascii="Calibri" w:hAnsi="Calibri" w:cs="Calibri"/>
                <w:vertAlign w:val="superscript"/>
              </w:rPr>
              <w:t>3</w:t>
            </w:r>
          </w:p>
        </w:tc>
        <w:tc>
          <w:tcPr>
            <w:tcW w:w="1125" w:type="dxa"/>
          </w:tcPr>
          <w:p w14:paraId="5EF3CACB" w14:textId="77777777" w:rsidR="00F277CE" w:rsidRPr="006240D1" w:rsidRDefault="00F277CE" w:rsidP="00403DFF">
            <w:pPr>
              <w:rPr>
                <w:rFonts w:ascii="Calibri" w:hAnsi="Calibri" w:cs="Calibri"/>
              </w:rPr>
            </w:pPr>
            <w:r>
              <w:rPr>
                <w:rFonts w:ascii="Calibri" w:hAnsi="Calibri" w:cs="Calibri" w:hint="eastAsia"/>
              </w:rPr>
              <w:t>7</w:t>
            </w:r>
            <w:r>
              <w:rPr>
                <w:rFonts w:ascii="Calibri" w:hAnsi="Calibri" w:cs="Calibri"/>
              </w:rPr>
              <w:t>5.8</w:t>
            </w:r>
          </w:p>
        </w:tc>
        <w:tc>
          <w:tcPr>
            <w:tcW w:w="1177" w:type="dxa"/>
          </w:tcPr>
          <w:p w14:paraId="49B7C961"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1.8</w:t>
            </w:r>
          </w:p>
        </w:tc>
        <w:tc>
          <w:tcPr>
            <w:tcW w:w="1177" w:type="dxa"/>
          </w:tcPr>
          <w:p w14:paraId="2AB55CD7"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2.1</w:t>
            </w:r>
          </w:p>
        </w:tc>
        <w:tc>
          <w:tcPr>
            <w:tcW w:w="1126" w:type="dxa"/>
          </w:tcPr>
          <w:p w14:paraId="0AB76C57"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7.9</w:t>
            </w:r>
          </w:p>
        </w:tc>
        <w:tc>
          <w:tcPr>
            <w:tcW w:w="897" w:type="dxa"/>
          </w:tcPr>
          <w:p w14:paraId="39C3FCFA" w14:textId="77777777" w:rsidR="00F277CE" w:rsidRDefault="00F277CE" w:rsidP="00403DFF">
            <w:pPr>
              <w:rPr>
                <w:rFonts w:ascii="Calibri" w:hAnsi="Calibri" w:cs="Calibri"/>
              </w:rPr>
            </w:pPr>
            <w:r>
              <w:rPr>
                <w:rFonts w:ascii="Calibri" w:hAnsi="Calibri" w:cs="Calibri" w:hint="eastAsia"/>
              </w:rPr>
              <w:t>9</w:t>
            </w:r>
            <w:r>
              <w:rPr>
                <w:rFonts w:ascii="Calibri" w:hAnsi="Calibri" w:cs="Calibri"/>
              </w:rPr>
              <w:t>8.7</w:t>
            </w:r>
          </w:p>
        </w:tc>
        <w:tc>
          <w:tcPr>
            <w:tcW w:w="897" w:type="dxa"/>
          </w:tcPr>
          <w:p w14:paraId="2ECCE594"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2.2</w:t>
            </w:r>
          </w:p>
        </w:tc>
      </w:tr>
      <w:tr w:rsidR="00F277CE" w:rsidRPr="006240D1" w14:paraId="715977C4" w14:textId="77777777" w:rsidTr="00403DFF">
        <w:tc>
          <w:tcPr>
            <w:tcW w:w="1907" w:type="dxa"/>
          </w:tcPr>
          <w:p w14:paraId="0568CB8F"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Si, ng/m</w:t>
            </w:r>
            <w:r w:rsidRPr="006240D1">
              <w:rPr>
                <w:rFonts w:ascii="Calibri" w:hAnsi="Calibri" w:cs="Calibri"/>
                <w:vertAlign w:val="superscript"/>
              </w:rPr>
              <w:t>3</w:t>
            </w:r>
          </w:p>
        </w:tc>
        <w:tc>
          <w:tcPr>
            <w:tcW w:w="1125" w:type="dxa"/>
          </w:tcPr>
          <w:p w14:paraId="2055DB08"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04.7</w:t>
            </w:r>
          </w:p>
        </w:tc>
        <w:tc>
          <w:tcPr>
            <w:tcW w:w="1177" w:type="dxa"/>
          </w:tcPr>
          <w:p w14:paraId="18C09095"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59.3</w:t>
            </w:r>
          </w:p>
        </w:tc>
        <w:tc>
          <w:tcPr>
            <w:tcW w:w="1177" w:type="dxa"/>
          </w:tcPr>
          <w:p w14:paraId="2E777354"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36.7</w:t>
            </w:r>
          </w:p>
        </w:tc>
        <w:tc>
          <w:tcPr>
            <w:tcW w:w="1126" w:type="dxa"/>
          </w:tcPr>
          <w:p w14:paraId="37903721"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85.4</w:t>
            </w:r>
          </w:p>
        </w:tc>
        <w:tc>
          <w:tcPr>
            <w:tcW w:w="897" w:type="dxa"/>
          </w:tcPr>
          <w:p w14:paraId="329FD01F" w14:textId="77777777" w:rsidR="00F277CE" w:rsidRDefault="00F277CE" w:rsidP="00403DFF">
            <w:pPr>
              <w:rPr>
                <w:rFonts w:ascii="Calibri" w:hAnsi="Calibri" w:cs="Calibri"/>
              </w:rPr>
            </w:pPr>
            <w:r>
              <w:rPr>
                <w:rFonts w:ascii="Calibri" w:hAnsi="Calibri" w:cs="Calibri" w:hint="eastAsia"/>
              </w:rPr>
              <w:t>5</w:t>
            </w:r>
            <w:r>
              <w:rPr>
                <w:rFonts w:ascii="Calibri" w:hAnsi="Calibri" w:cs="Calibri"/>
              </w:rPr>
              <w:t>14.2</w:t>
            </w:r>
          </w:p>
        </w:tc>
        <w:tc>
          <w:tcPr>
            <w:tcW w:w="897" w:type="dxa"/>
          </w:tcPr>
          <w:p w14:paraId="37FFF4A7" w14:textId="77777777" w:rsidR="00F277CE" w:rsidRDefault="00F277CE" w:rsidP="00403DFF">
            <w:pPr>
              <w:rPr>
                <w:rFonts w:ascii="Calibri" w:hAnsi="Calibri" w:cs="Calibri"/>
              </w:rPr>
            </w:pPr>
            <w:r>
              <w:rPr>
                <w:rFonts w:ascii="Calibri" w:hAnsi="Calibri" w:cs="Calibri" w:hint="eastAsia"/>
              </w:rPr>
              <w:t>8</w:t>
            </w:r>
            <w:r>
              <w:rPr>
                <w:rFonts w:ascii="Calibri" w:hAnsi="Calibri" w:cs="Calibri"/>
              </w:rPr>
              <w:t>0.7</w:t>
            </w:r>
          </w:p>
        </w:tc>
      </w:tr>
      <w:tr w:rsidR="00F277CE" w:rsidRPr="006240D1" w14:paraId="60A6308D" w14:textId="77777777" w:rsidTr="00403DFF">
        <w:tc>
          <w:tcPr>
            <w:tcW w:w="1907" w:type="dxa"/>
          </w:tcPr>
          <w:p w14:paraId="105496E3"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V, ng/m</w:t>
            </w:r>
            <w:r w:rsidRPr="006240D1">
              <w:rPr>
                <w:rFonts w:ascii="Calibri" w:hAnsi="Calibri" w:cs="Calibri"/>
                <w:vertAlign w:val="superscript"/>
              </w:rPr>
              <w:t>3</w:t>
            </w:r>
          </w:p>
        </w:tc>
        <w:tc>
          <w:tcPr>
            <w:tcW w:w="1125" w:type="dxa"/>
          </w:tcPr>
          <w:p w14:paraId="182D3F89"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.2</w:t>
            </w:r>
          </w:p>
        </w:tc>
        <w:tc>
          <w:tcPr>
            <w:tcW w:w="1177" w:type="dxa"/>
          </w:tcPr>
          <w:p w14:paraId="1AEB1FAC"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.0</w:t>
            </w:r>
          </w:p>
        </w:tc>
        <w:tc>
          <w:tcPr>
            <w:tcW w:w="1177" w:type="dxa"/>
          </w:tcPr>
          <w:p w14:paraId="492AC61A"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.9</w:t>
            </w:r>
          </w:p>
        </w:tc>
        <w:tc>
          <w:tcPr>
            <w:tcW w:w="1126" w:type="dxa"/>
          </w:tcPr>
          <w:p w14:paraId="08FEAB44"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.7</w:t>
            </w:r>
          </w:p>
        </w:tc>
        <w:tc>
          <w:tcPr>
            <w:tcW w:w="897" w:type="dxa"/>
          </w:tcPr>
          <w:p w14:paraId="2CFCFEAF" w14:textId="77777777" w:rsidR="00F277CE" w:rsidRDefault="00F277CE" w:rsidP="00403DFF">
            <w:pPr>
              <w:rPr>
                <w:rFonts w:ascii="Calibri" w:hAnsi="Calibri" w:cs="Calibri"/>
              </w:rPr>
            </w:pPr>
            <w:r>
              <w:rPr>
                <w:rFonts w:ascii="Calibri" w:hAnsi="Calibri" w:cs="Calibri" w:hint="eastAsia"/>
              </w:rPr>
              <w:t>4</w:t>
            </w:r>
            <w:r>
              <w:rPr>
                <w:rFonts w:ascii="Calibri" w:hAnsi="Calibri" w:cs="Calibri"/>
              </w:rPr>
              <w:t>.9</w:t>
            </w:r>
          </w:p>
        </w:tc>
        <w:tc>
          <w:tcPr>
            <w:tcW w:w="897" w:type="dxa"/>
          </w:tcPr>
          <w:p w14:paraId="00C35526"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.5</w:t>
            </w:r>
          </w:p>
        </w:tc>
      </w:tr>
      <w:tr w:rsidR="00F277CE" w:rsidRPr="006240D1" w14:paraId="20D6EA0E" w14:textId="77777777" w:rsidTr="00403DFF">
        <w:tc>
          <w:tcPr>
            <w:tcW w:w="1907" w:type="dxa"/>
          </w:tcPr>
          <w:p w14:paraId="62A16F55"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V, ng/m</w:t>
            </w:r>
            <w:r w:rsidRPr="006240D1">
              <w:rPr>
                <w:rFonts w:ascii="Calibri" w:hAnsi="Calibri" w:cs="Calibri"/>
                <w:vertAlign w:val="superscript"/>
              </w:rPr>
              <w:t>3</w:t>
            </w:r>
          </w:p>
        </w:tc>
        <w:tc>
          <w:tcPr>
            <w:tcW w:w="1125" w:type="dxa"/>
          </w:tcPr>
          <w:p w14:paraId="6638FA93"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.9</w:t>
            </w:r>
          </w:p>
        </w:tc>
        <w:tc>
          <w:tcPr>
            <w:tcW w:w="1177" w:type="dxa"/>
          </w:tcPr>
          <w:p w14:paraId="32F1CC6B"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.8</w:t>
            </w:r>
          </w:p>
        </w:tc>
        <w:tc>
          <w:tcPr>
            <w:tcW w:w="1177" w:type="dxa"/>
          </w:tcPr>
          <w:p w14:paraId="013BF7BF"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.7</w:t>
            </w:r>
          </w:p>
        </w:tc>
        <w:tc>
          <w:tcPr>
            <w:tcW w:w="1126" w:type="dxa"/>
          </w:tcPr>
          <w:p w14:paraId="749C09D0"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.6</w:t>
            </w:r>
          </w:p>
        </w:tc>
        <w:tc>
          <w:tcPr>
            <w:tcW w:w="897" w:type="dxa"/>
          </w:tcPr>
          <w:p w14:paraId="21316FF2" w14:textId="77777777" w:rsidR="00F277CE" w:rsidRDefault="00F277CE" w:rsidP="00403DFF">
            <w:pPr>
              <w:rPr>
                <w:rFonts w:ascii="Calibri" w:hAnsi="Calibri" w:cs="Calibri"/>
              </w:rPr>
            </w:pPr>
            <w:r>
              <w:rPr>
                <w:rFonts w:ascii="Calibri" w:hAnsi="Calibri" w:cs="Calibri" w:hint="eastAsia"/>
              </w:rPr>
              <w:t>5</w:t>
            </w:r>
            <w:r>
              <w:rPr>
                <w:rFonts w:ascii="Calibri" w:hAnsi="Calibri" w:cs="Calibri"/>
              </w:rPr>
              <w:t>.9</w:t>
            </w:r>
          </w:p>
        </w:tc>
        <w:tc>
          <w:tcPr>
            <w:tcW w:w="897" w:type="dxa"/>
          </w:tcPr>
          <w:p w14:paraId="00A04DD7"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.6</w:t>
            </w:r>
          </w:p>
        </w:tc>
      </w:tr>
      <w:tr w:rsidR="00F277CE" w:rsidRPr="006240D1" w14:paraId="4C7D1E89" w14:textId="77777777" w:rsidTr="00403DFF">
        <w:tc>
          <w:tcPr>
            <w:tcW w:w="1907" w:type="dxa"/>
          </w:tcPr>
          <w:p w14:paraId="6FDDD05C"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Zn, ng/m</w:t>
            </w:r>
            <w:r w:rsidRPr="006240D1">
              <w:rPr>
                <w:rFonts w:ascii="Calibri" w:hAnsi="Calibri" w:cs="Calibri"/>
                <w:vertAlign w:val="superscript"/>
              </w:rPr>
              <w:t>3</w:t>
            </w:r>
          </w:p>
        </w:tc>
        <w:tc>
          <w:tcPr>
            <w:tcW w:w="1125" w:type="dxa"/>
          </w:tcPr>
          <w:p w14:paraId="2B8F4462"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6.1</w:t>
            </w:r>
          </w:p>
        </w:tc>
        <w:tc>
          <w:tcPr>
            <w:tcW w:w="1177" w:type="dxa"/>
          </w:tcPr>
          <w:p w14:paraId="323F3580"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6.0</w:t>
            </w:r>
          </w:p>
        </w:tc>
        <w:tc>
          <w:tcPr>
            <w:tcW w:w="1177" w:type="dxa"/>
          </w:tcPr>
          <w:p w14:paraId="3DF4376E"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4.2</w:t>
            </w:r>
          </w:p>
        </w:tc>
        <w:tc>
          <w:tcPr>
            <w:tcW w:w="1126" w:type="dxa"/>
          </w:tcPr>
          <w:p w14:paraId="5CFF5F2F"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5.0</w:t>
            </w:r>
          </w:p>
        </w:tc>
        <w:tc>
          <w:tcPr>
            <w:tcW w:w="897" w:type="dxa"/>
          </w:tcPr>
          <w:p w14:paraId="4BF38150" w14:textId="77777777" w:rsidR="00F277CE" w:rsidRDefault="00F277CE" w:rsidP="00403DFF">
            <w:pPr>
              <w:rPr>
                <w:rFonts w:ascii="Calibri" w:hAnsi="Calibri" w:cs="Calibri"/>
              </w:rPr>
            </w:pPr>
            <w:r>
              <w:rPr>
                <w:rFonts w:ascii="Calibri" w:hAnsi="Calibri" w:cs="Calibri" w:hint="eastAsia"/>
              </w:rPr>
              <w:t>5</w:t>
            </w:r>
            <w:r>
              <w:rPr>
                <w:rFonts w:ascii="Calibri" w:hAnsi="Calibri" w:cs="Calibri"/>
              </w:rPr>
              <w:t>0.1</w:t>
            </w:r>
          </w:p>
        </w:tc>
        <w:tc>
          <w:tcPr>
            <w:tcW w:w="897" w:type="dxa"/>
          </w:tcPr>
          <w:p w14:paraId="57B4C1D6"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8.8</w:t>
            </w:r>
          </w:p>
        </w:tc>
      </w:tr>
      <w:tr w:rsidR="00F277CE" w:rsidRPr="006240D1" w14:paraId="01D76AB6" w14:textId="77777777" w:rsidTr="00403DFF">
        <w:tc>
          <w:tcPr>
            <w:tcW w:w="1907" w:type="dxa"/>
          </w:tcPr>
          <w:p w14:paraId="770947E8"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Zn, ng/m</w:t>
            </w:r>
            <w:r w:rsidRPr="006240D1">
              <w:rPr>
                <w:rFonts w:ascii="Calibri" w:hAnsi="Calibri" w:cs="Calibri"/>
                <w:vertAlign w:val="superscript"/>
              </w:rPr>
              <w:t>3</w:t>
            </w:r>
          </w:p>
        </w:tc>
        <w:tc>
          <w:tcPr>
            <w:tcW w:w="1125" w:type="dxa"/>
          </w:tcPr>
          <w:p w14:paraId="3A187CD4"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1.9</w:t>
            </w:r>
          </w:p>
        </w:tc>
        <w:tc>
          <w:tcPr>
            <w:tcW w:w="1177" w:type="dxa"/>
          </w:tcPr>
          <w:p w14:paraId="58799A12"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5.4</w:t>
            </w:r>
          </w:p>
        </w:tc>
        <w:tc>
          <w:tcPr>
            <w:tcW w:w="1177" w:type="dxa"/>
          </w:tcPr>
          <w:p w14:paraId="4C188233"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2.9</w:t>
            </w:r>
          </w:p>
        </w:tc>
        <w:tc>
          <w:tcPr>
            <w:tcW w:w="1126" w:type="dxa"/>
          </w:tcPr>
          <w:p w14:paraId="6347BA50"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7.8</w:t>
            </w:r>
          </w:p>
        </w:tc>
        <w:tc>
          <w:tcPr>
            <w:tcW w:w="897" w:type="dxa"/>
          </w:tcPr>
          <w:p w14:paraId="51C37C75" w14:textId="77777777" w:rsidR="00F277CE" w:rsidRDefault="00F277CE" w:rsidP="00403DFF">
            <w:pPr>
              <w:rPr>
                <w:rFonts w:ascii="Calibri" w:hAnsi="Calibri" w:cs="Calibri"/>
              </w:rPr>
            </w:pPr>
            <w:r>
              <w:rPr>
                <w:rFonts w:ascii="Calibri" w:hAnsi="Calibri" w:cs="Calibri" w:hint="eastAsia"/>
              </w:rPr>
              <w:t>6</w:t>
            </w:r>
            <w:r>
              <w:rPr>
                <w:rFonts w:ascii="Calibri" w:hAnsi="Calibri" w:cs="Calibri"/>
              </w:rPr>
              <w:t>8.8</w:t>
            </w:r>
          </w:p>
        </w:tc>
        <w:tc>
          <w:tcPr>
            <w:tcW w:w="897" w:type="dxa"/>
          </w:tcPr>
          <w:p w14:paraId="538A75D6"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5.8</w:t>
            </w:r>
          </w:p>
        </w:tc>
      </w:tr>
      <w:tr w:rsidR="00F277CE" w:rsidRPr="006240D1" w14:paraId="257B7C50" w14:textId="77777777" w:rsidTr="00403DFF">
        <w:tc>
          <w:tcPr>
            <w:tcW w:w="1907" w:type="dxa"/>
          </w:tcPr>
          <w:p w14:paraId="40258509" w14:textId="77777777" w:rsidR="00F277CE" w:rsidRPr="006240D1" w:rsidRDefault="00F277CE" w:rsidP="00403DFF">
            <w:pPr>
              <w:rPr>
                <w:rFonts w:ascii="Calibri" w:hAnsi="Calibri" w:cs="Calibri"/>
              </w:rPr>
            </w:pPr>
            <w:r w:rsidRPr="006240D1">
              <w:rPr>
                <w:rFonts w:ascii="Calibri" w:hAnsi="Calibri" w:cs="Calibri"/>
              </w:rPr>
              <w:t>OP</w:t>
            </w:r>
            <w:r w:rsidRPr="006240D1">
              <w:rPr>
                <w:rFonts w:ascii="Calibri" w:hAnsi="Calibri" w:cs="Calibri"/>
                <w:vertAlign w:val="superscript"/>
              </w:rPr>
              <w:t>ESR</w:t>
            </w:r>
            <w:r w:rsidRPr="006240D1">
              <w:rPr>
                <w:rFonts w:ascii="Calibri" w:hAnsi="Calibri" w:cs="Calibri"/>
              </w:rPr>
              <w:t>, A.U. /m</w:t>
            </w:r>
            <w:r w:rsidRPr="006240D1">
              <w:rPr>
                <w:rFonts w:ascii="Calibri" w:hAnsi="Calibri" w:cs="Calibri"/>
                <w:vertAlign w:val="superscript"/>
              </w:rPr>
              <w:t>3</w:t>
            </w:r>
          </w:p>
        </w:tc>
        <w:tc>
          <w:tcPr>
            <w:tcW w:w="1125" w:type="dxa"/>
          </w:tcPr>
          <w:p w14:paraId="7A6D7798" w14:textId="77777777" w:rsidR="00F277CE" w:rsidRPr="006240D1" w:rsidRDefault="00F277CE" w:rsidP="00403DFF">
            <w:pPr>
              <w:rPr>
                <w:rFonts w:ascii="Calibri" w:hAnsi="Calibri" w:cs="Calibri"/>
              </w:rPr>
            </w:pPr>
            <w:r>
              <w:rPr>
                <w:rFonts w:ascii="Calibri" w:hAnsi="Calibri" w:cs="Calibri" w:hint="eastAsia"/>
              </w:rPr>
              <w:t>7</w:t>
            </w:r>
            <w:r>
              <w:rPr>
                <w:rFonts w:ascii="Calibri" w:hAnsi="Calibri" w:cs="Calibri"/>
              </w:rPr>
              <w:t>93.0</w:t>
            </w:r>
          </w:p>
        </w:tc>
        <w:tc>
          <w:tcPr>
            <w:tcW w:w="1177" w:type="dxa"/>
          </w:tcPr>
          <w:p w14:paraId="54920471"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92.0</w:t>
            </w:r>
          </w:p>
        </w:tc>
        <w:tc>
          <w:tcPr>
            <w:tcW w:w="1177" w:type="dxa"/>
          </w:tcPr>
          <w:p w14:paraId="00C15792"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82.8</w:t>
            </w:r>
          </w:p>
        </w:tc>
        <w:tc>
          <w:tcPr>
            <w:tcW w:w="1126" w:type="dxa"/>
          </w:tcPr>
          <w:p w14:paraId="14491A77"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64.4</w:t>
            </w:r>
          </w:p>
        </w:tc>
        <w:tc>
          <w:tcPr>
            <w:tcW w:w="897" w:type="dxa"/>
          </w:tcPr>
          <w:p w14:paraId="5388F0F7"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120.4</w:t>
            </w:r>
          </w:p>
        </w:tc>
        <w:tc>
          <w:tcPr>
            <w:tcW w:w="897" w:type="dxa"/>
          </w:tcPr>
          <w:p w14:paraId="47911FBD"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71.9</w:t>
            </w:r>
          </w:p>
        </w:tc>
      </w:tr>
      <w:tr w:rsidR="00F277CE" w:rsidRPr="006240D1" w14:paraId="32052F91" w14:textId="77777777" w:rsidTr="00403DFF">
        <w:tc>
          <w:tcPr>
            <w:tcW w:w="1907" w:type="dxa"/>
          </w:tcPr>
          <w:p w14:paraId="0D5CDD0F" w14:textId="77777777" w:rsidR="00F277CE" w:rsidRPr="006240D1" w:rsidRDefault="00F277CE" w:rsidP="00403DFF">
            <w:pPr>
              <w:rPr>
                <w:rFonts w:ascii="Calibri" w:hAnsi="Calibri" w:cs="Calibri"/>
              </w:rPr>
            </w:pPr>
            <w:r w:rsidRPr="006240D1">
              <w:rPr>
                <w:rFonts w:ascii="Calibri" w:hAnsi="Calibri" w:cs="Calibri"/>
              </w:rPr>
              <w:t>OP (DTT), nmol DTT/min/m</w:t>
            </w:r>
            <w:r w:rsidRPr="006240D1">
              <w:rPr>
                <w:rFonts w:ascii="Calibri" w:hAnsi="Calibri" w:cs="Calibri"/>
                <w:vertAlign w:val="superscript"/>
              </w:rPr>
              <w:t>3</w:t>
            </w:r>
          </w:p>
        </w:tc>
        <w:tc>
          <w:tcPr>
            <w:tcW w:w="1125" w:type="dxa"/>
          </w:tcPr>
          <w:p w14:paraId="3E9953AD" w14:textId="77777777" w:rsidR="00F277CE" w:rsidRPr="006240D1" w:rsidRDefault="00F277CE" w:rsidP="00403DFF">
            <w:pPr>
              <w:rPr>
                <w:rFonts w:ascii="Calibri" w:hAnsi="Calibri" w:cs="Calibri"/>
              </w:rPr>
            </w:pPr>
            <w:r>
              <w:rPr>
                <w:rFonts w:ascii="Calibri" w:hAnsi="Calibri" w:cs="Calibri" w:hint="eastAsia"/>
              </w:rPr>
              <w:t>0</w:t>
            </w:r>
            <w:r>
              <w:rPr>
                <w:rFonts w:ascii="Calibri" w:hAnsi="Calibri" w:cs="Calibri"/>
              </w:rPr>
              <w:t>.73</w:t>
            </w:r>
          </w:p>
        </w:tc>
        <w:tc>
          <w:tcPr>
            <w:tcW w:w="1177" w:type="dxa"/>
          </w:tcPr>
          <w:p w14:paraId="1B2BFBC7" w14:textId="77777777" w:rsidR="00F277CE" w:rsidRPr="006240D1" w:rsidRDefault="00F277CE" w:rsidP="00403DFF">
            <w:pPr>
              <w:rPr>
                <w:rFonts w:ascii="Calibri" w:hAnsi="Calibri" w:cs="Calibri"/>
              </w:rPr>
            </w:pPr>
            <w:r>
              <w:rPr>
                <w:rFonts w:ascii="Calibri" w:hAnsi="Calibri" w:cs="Calibri" w:hint="eastAsia"/>
              </w:rPr>
              <w:t>0</w:t>
            </w:r>
            <w:r>
              <w:rPr>
                <w:rFonts w:ascii="Calibri" w:hAnsi="Calibri" w:cs="Calibri"/>
              </w:rPr>
              <w:t>.81</w:t>
            </w:r>
          </w:p>
        </w:tc>
        <w:tc>
          <w:tcPr>
            <w:tcW w:w="1177" w:type="dxa"/>
          </w:tcPr>
          <w:p w14:paraId="0166B24D" w14:textId="77777777" w:rsidR="00F277CE" w:rsidRPr="006240D1" w:rsidRDefault="00F277CE" w:rsidP="00403DFF">
            <w:pPr>
              <w:rPr>
                <w:rFonts w:ascii="Calibri" w:hAnsi="Calibri" w:cs="Calibri"/>
              </w:rPr>
            </w:pPr>
            <w:r>
              <w:rPr>
                <w:rFonts w:ascii="Calibri" w:hAnsi="Calibri" w:cs="Calibri" w:hint="eastAsia"/>
              </w:rPr>
              <w:t>0</w:t>
            </w:r>
            <w:r>
              <w:rPr>
                <w:rFonts w:ascii="Calibri" w:hAnsi="Calibri" w:cs="Calibri"/>
              </w:rPr>
              <w:t>.82</w:t>
            </w:r>
          </w:p>
        </w:tc>
        <w:tc>
          <w:tcPr>
            <w:tcW w:w="1126" w:type="dxa"/>
          </w:tcPr>
          <w:p w14:paraId="5BD2DF81" w14:textId="77777777" w:rsidR="00F277CE" w:rsidRPr="006240D1" w:rsidRDefault="00F277CE" w:rsidP="00403DFF">
            <w:pPr>
              <w:rPr>
                <w:rFonts w:ascii="Calibri" w:hAnsi="Calibri" w:cs="Calibri"/>
              </w:rPr>
            </w:pPr>
            <w:r>
              <w:rPr>
                <w:rFonts w:ascii="Calibri" w:hAnsi="Calibri" w:cs="Calibri" w:hint="eastAsia"/>
              </w:rPr>
              <w:t>0</w:t>
            </w:r>
            <w:r>
              <w:rPr>
                <w:rFonts w:ascii="Calibri" w:hAnsi="Calibri" w:cs="Calibri"/>
              </w:rPr>
              <w:t>.90</w:t>
            </w:r>
          </w:p>
        </w:tc>
        <w:tc>
          <w:tcPr>
            <w:tcW w:w="897" w:type="dxa"/>
          </w:tcPr>
          <w:p w14:paraId="43D54629"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.04</w:t>
            </w:r>
          </w:p>
        </w:tc>
        <w:tc>
          <w:tcPr>
            <w:tcW w:w="897" w:type="dxa"/>
          </w:tcPr>
          <w:p w14:paraId="67F16038" w14:textId="77777777" w:rsidR="00F277CE" w:rsidRDefault="00F277CE" w:rsidP="00403DFF">
            <w:pPr>
              <w:rPr>
                <w:rFonts w:ascii="Calibri" w:hAnsi="Calibri" w:cs="Calibri"/>
              </w:rPr>
            </w:pPr>
            <w:r>
              <w:rPr>
                <w:rFonts w:ascii="Calibri" w:hAnsi="Calibri" w:cs="Calibri" w:hint="eastAsia"/>
              </w:rPr>
              <w:t>0</w:t>
            </w:r>
            <w:r>
              <w:rPr>
                <w:rFonts w:ascii="Calibri" w:hAnsi="Calibri" w:cs="Calibri"/>
              </w:rPr>
              <w:t>.2</w:t>
            </w:r>
          </w:p>
        </w:tc>
      </w:tr>
      <w:tr w:rsidR="00F277CE" w:rsidRPr="006240D1" w14:paraId="4CCA09AD" w14:textId="77777777" w:rsidTr="00403DFF">
        <w:trPr>
          <w:trHeight w:val="70"/>
        </w:trPr>
        <w:tc>
          <w:tcPr>
            <w:tcW w:w="6512" w:type="dxa"/>
            <w:gridSpan w:val="5"/>
            <w:tcBorders>
              <w:top w:val="single" w:sz="4" w:space="0" w:color="auto"/>
            </w:tcBorders>
          </w:tcPr>
          <w:p w14:paraId="0BFEA4BF" w14:textId="77777777" w:rsidR="00F277CE" w:rsidRPr="006240D1" w:rsidRDefault="00F277CE" w:rsidP="00403DFF">
            <w:pPr>
              <w:rPr>
                <w:rFonts w:ascii="Calibri" w:hAnsi="Calibri" w:cs="Calibri"/>
                <w:lang w:val="en-US"/>
              </w:rPr>
            </w:pPr>
            <w:bookmarkStart w:id="14" w:name="_Hlk70074632"/>
            <w:r>
              <w:rPr>
                <w:rFonts w:ascii="Calibri" w:hAnsi="Calibri" w:cs="Calibri"/>
                <w:lang w:val="en-US"/>
              </w:rPr>
              <w:t>IQR: Interquartile range</w:t>
            </w:r>
            <w:bookmarkEnd w:id="14"/>
            <w:r>
              <w:rPr>
                <w:rFonts w:ascii="Calibri" w:hAnsi="Calibri" w:cs="Calibri"/>
                <w:lang w:val="en-US"/>
              </w:rPr>
              <w:t xml:space="preserve">; </w:t>
            </w:r>
            <w:r w:rsidRPr="006240D1">
              <w:rPr>
                <w:rFonts w:ascii="Calibri" w:hAnsi="Calibri" w:cs="Calibri"/>
                <w:lang w:val="en-US"/>
              </w:rPr>
              <w:t>Exposure concentrations for PM</w:t>
            </w:r>
            <w:r w:rsidRPr="006240D1">
              <w:rPr>
                <w:rFonts w:ascii="Calibri" w:hAnsi="Calibri" w:cs="Calibri"/>
                <w:vertAlign w:val="subscript"/>
                <w:lang w:val="en-US"/>
              </w:rPr>
              <w:t>10</w:t>
            </w:r>
            <w:r w:rsidRPr="006240D1">
              <w:rPr>
                <w:rFonts w:ascii="Calibri" w:hAnsi="Calibri" w:cs="Calibri"/>
                <w:lang w:val="en-US"/>
              </w:rPr>
              <w:t xml:space="preserve">, </w:t>
            </w:r>
            <w:proofErr w:type="spellStart"/>
            <w:r w:rsidRPr="006240D1">
              <w:rPr>
                <w:rFonts w:ascii="Calibri" w:hAnsi="Calibri" w:cs="Calibri"/>
                <w:lang w:val="en-US"/>
              </w:rPr>
              <w:t>PM</w:t>
            </w:r>
            <w:r w:rsidRPr="006240D1">
              <w:rPr>
                <w:rFonts w:ascii="Calibri" w:hAnsi="Calibri" w:cs="Calibri"/>
                <w:vertAlign w:val="subscript"/>
                <w:lang w:val="en-US"/>
              </w:rPr>
              <w:t>coarse</w:t>
            </w:r>
            <w:proofErr w:type="spellEnd"/>
            <w:r w:rsidRPr="006240D1">
              <w:rPr>
                <w:rFonts w:ascii="Calibri" w:hAnsi="Calibri" w:cs="Calibri"/>
                <w:lang w:val="en-US"/>
              </w:rPr>
              <w:t>, PM</w:t>
            </w:r>
            <w:r w:rsidRPr="006240D1">
              <w:rPr>
                <w:rFonts w:ascii="Calibri" w:hAnsi="Calibri" w:cs="Calibri"/>
                <w:vertAlign w:val="subscript"/>
                <w:lang w:val="en-US"/>
              </w:rPr>
              <w:t>2.5</w:t>
            </w:r>
            <w:r w:rsidRPr="006240D1">
              <w:rPr>
                <w:rFonts w:ascii="Calibri" w:hAnsi="Calibri" w:cs="Calibri"/>
                <w:lang w:val="en-US"/>
              </w:rPr>
              <w:t>, PM</w:t>
            </w:r>
            <w:r w:rsidRPr="006240D1">
              <w:rPr>
                <w:rFonts w:ascii="Calibri" w:hAnsi="Calibri" w:cs="Calibri"/>
                <w:vertAlign w:val="subscript"/>
                <w:lang w:val="en-US"/>
              </w:rPr>
              <w:t>2.5</w:t>
            </w:r>
            <w:r w:rsidRPr="006240D1">
              <w:rPr>
                <w:rFonts w:ascii="Calibri" w:hAnsi="Calibri" w:cs="Calibri"/>
                <w:lang w:val="en-US"/>
              </w:rPr>
              <w:t xml:space="preserve"> absorbance, NO</w:t>
            </w:r>
            <w:r w:rsidRPr="006240D1">
              <w:rPr>
                <w:rFonts w:ascii="Calibri" w:hAnsi="Calibri" w:cs="Calibri"/>
                <w:vertAlign w:val="subscript"/>
                <w:lang w:val="en-US"/>
              </w:rPr>
              <w:t>2</w:t>
            </w:r>
            <w:r w:rsidRPr="006240D1">
              <w:rPr>
                <w:rFonts w:ascii="Calibri" w:hAnsi="Calibri" w:cs="Calibri"/>
                <w:lang w:val="en-US"/>
              </w:rPr>
              <w:t xml:space="preserve"> and NO</w:t>
            </w:r>
            <w:r w:rsidRPr="006240D1">
              <w:rPr>
                <w:rFonts w:ascii="Calibri" w:hAnsi="Calibri" w:cs="Calibri"/>
                <w:vertAlign w:val="subscript"/>
                <w:lang w:val="en-US"/>
              </w:rPr>
              <w:t>x</w:t>
            </w:r>
            <w:r w:rsidRPr="006240D1">
              <w:rPr>
                <w:rFonts w:ascii="Calibri" w:hAnsi="Calibri" w:cs="Calibri"/>
                <w:lang w:val="en-US"/>
              </w:rPr>
              <w:t xml:space="preserve"> were back-extrapolated to 1992 based on the available routine assessment. All exposures were average annual concentrations at the residential address from 1992 to the time of onset for cases and recruited for controls</w:t>
            </w:r>
          </w:p>
        </w:tc>
        <w:tc>
          <w:tcPr>
            <w:tcW w:w="897" w:type="dxa"/>
            <w:tcBorders>
              <w:top w:val="single" w:sz="4" w:space="0" w:color="auto"/>
            </w:tcBorders>
          </w:tcPr>
          <w:p w14:paraId="4302E969" w14:textId="77777777" w:rsidR="00F277CE" w:rsidRPr="0033515A" w:rsidRDefault="00F277CE" w:rsidP="00403DFF">
            <w:pPr>
              <w:rPr>
                <w:rFonts w:ascii="Calibri" w:hAnsi="Calibri" w:cs="Calibri"/>
                <w:lang w:val="en-US"/>
              </w:rPr>
            </w:pPr>
          </w:p>
        </w:tc>
        <w:tc>
          <w:tcPr>
            <w:tcW w:w="897" w:type="dxa"/>
            <w:tcBorders>
              <w:top w:val="single" w:sz="4" w:space="0" w:color="auto"/>
            </w:tcBorders>
          </w:tcPr>
          <w:p w14:paraId="61C1398F" w14:textId="77777777" w:rsidR="00F277CE" w:rsidRPr="0033515A" w:rsidRDefault="00F277CE" w:rsidP="00403DFF">
            <w:pPr>
              <w:rPr>
                <w:rFonts w:ascii="Calibri" w:hAnsi="Calibri" w:cs="Calibri"/>
                <w:lang w:val="en-US"/>
              </w:rPr>
            </w:pPr>
          </w:p>
        </w:tc>
      </w:tr>
    </w:tbl>
    <w:p w14:paraId="7B9EED5E" w14:textId="77777777" w:rsidR="00387272" w:rsidRPr="00387272" w:rsidRDefault="00387272" w:rsidP="00355639">
      <w:pPr>
        <w:widowControl/>
        <w:spacing w:after="160" w:line="259" w:lineRule="auto"/>
        <w:jc w:val="center"/>
        <w:rPr>
          <w:rFonts w:ascii="Calibri" w:eastAsia="等线" w:hAnsi="Calibri" w:cs="Times New Roman"/>
          <w:b/>
          <w:bCs/>
          <w:kern w:val="0"/>
          <w:sz w:val="22"/>
        </w:rPr>
      </w:pPr>
    </w:p>
    <w:p w14:paraId="3AC1B6DA" w14:textId="77777777" w:rsidR="00387272" w:rsidRDefault="00387272" w:rsidP="00957F4B">
      <w:pPr>
        <w:widowControl/>
        <w:spacing w:after="160" w:line="259" w:lineRule="auto"/>
        <w:rPr>
          <w:rFonts w:ascii="Calibri" w:eastAsia="等线" w:hAnsi="Calibri" w:cs="Times New Roman"/>
          <w:b/>
          <w:bCs/>
          <w:kern w:val="0"/>
          <w:sz w:val="22"/>
        </w:rPr>
        <w:sectPr w:rsidR="00387272">
          <w:pgSz w:w="11906" w:h="16838"/>
          <w:pgMar w:top="1440" w:right="1800" w:bottom="1440" w:left="1800" w:header="851" w:footer="992" w:gutter="0"/>
          <w:cols w:space="425"/>
          <w:docGrid w:type="lines" w:linePitch="312"/>
        </w:sectPr>
      </w:pPr>
    </w:p>
    <w:tbl>
      <w:tblPr>
        <w:tblStyle w:val="3"/>
        <w:tblW w:w="455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3"/>
        <w:gridCol w:w="1274"/>
        <w:gridCol w:w="268"/>
        <w:gridCol w:w="676"/>
        <w:gridCol w:w="236"/>
        <w:gridCol w:w="806"/>
        <w:gridCol w:w="248"/>
        <w:gridCol w:w="1001"/>
        <w:gridCol w:w="236"/>
        <w:gridCol w:w="1125"/>
      </w:tblGrid>
      <w:tr w:rsidR="00C440FC" w:rsidRPr="00AB7C04" w14:paraId="7CADFC9F" w14:textId="77777777" w:rsidTr="006A3B26">
        <w:tc>
          <w:tcPr>
            <w:tcW w:w="5000" w:type="pct"/>
            <w:gridSpan w:val="10"/>
            <w:tcBorders>
              <w:bottom w:val="single" w:sz="4" w:space="0" w:color="auto"/>
            </w:tcBorders>
          </w:tcPr>
          <w:p w14:paraId="2D3C484A" w14:textId="5A2D885F" w:rsidR="00C440FC" w:rsidRPr="00C440FC" w:rsidRDefault="00C440FC" w:rsidP="00BD593D">
            <w:pPr>
              <w:widowControl/>
              <w:jc w:val="left"/>
              <w:rPr>
                <w:rFonts w:ascii="Calibri" w:eastAsia="等线" w:hAnsi="Calibri" w:cs="Times New Roman"/>
                <w:vertAlign w:val="superscript"/>
                <w:lang w:val="en-US"/>
              </w:rPr>
            </w:pPr>
            <w:bookmarkStart w:id="15" w:name="_Hlk50726804"/>
            <w:bookmarkStart w:id="16" w:name="_Hlk50726818"/>
            <w:r w:rsidRPr="00AB7C04">
              <w:rPr>
                <w:rFonts w:ascii="Calibri" w:eastAsia="等线" w:hAnsi="Calibri" w:cs="Times New Roman"/>
                <w:b/>
                <w:bCs/>
                <w:lang w:val="en-US"/>
              </w:rPr>
              <w:lastRenderedPageBreak/>
              <w:t xml:space="preserve">Table </w:t>
            </w:r>
            <w:r w:rsidR="0008636F">
              <w:rPr>
                <w:rFonts w:ascii="Calibri" w:eastAsia="等线" w:hAnsi="Calibri" w:cs="Times New Roman"/>
                <w:b/>
                <w:bCs/>
                <w:lang w:val="en-US"/>
              </w:rPr>
              <w:t>S</w:t>
            </w:r>
            <w:r w:rsidR="00794710">
              <w:rPr>
                <w:rFonts w:ascii="Calibri" w:eastAsia="等线" w:hAnsi="Calibri" w:cs="Times New Roman"/>
                <w:b/>
                <w:bCs/>
                <w:lang w:val="en-US"/>
              </w:rPr>
              <w:t>9</w:t>
            </w:r>
            <w:r w:rsidRPr="00AB7C04">
              <w:rPr>
                <w:rFonts w:ascii="Calibri" w:eastAsia="等线" w:hAnsi="Calibri" w:cs="Times New Roman"/>
                <w:lang w:val="en-US"/>
              </w:rPr>
              <w:t xml:space="preserve"> Subgroup analysis </w:t>
            </w:r>
            <w:r w:rsidR="00BD593D">
              <w:rPr>
                <w:rFonts w:ascii="Calibri" w:eastAsia="等线" w:hAnsi="Calibri" w:cs="Times New Roman"/>
                <w:lang w:val="en-US"/>
              </w:rPr>
              <w:t xml:space="preserve">by </w:t>
            </w:r>
            <w:r w:rsidRPr="00AB7C04">
              <w:rPr>
                <w:rFonts w:ascii="Calibri" w:eastAsia="等线" w:hAnsi="Calibri" w:cs="Times New Roman"/>
                <w:lang w:val="en-US"/>
              </w:rPr>
              <w:t>sex, smoking</w:t>
            </w:r>
            <w:r w:rsidR="00BD593D">
              <w:rPr>
                <w:rFonts w:ascii="Calibri" w:eastAsia="等线" w:hAnsi="Calibri" w:cs="Times New Roman"/>
                <w:lang w:val="en-US"/>
              </w:rPr>
              <w:t xml:space="preserve"> status</w:t>
            </w:r>
            <w:r w:rsidRPr="00AB7C04">
              <w:rPr>
                <w:rFonts w:ascii="Calibri" w:eastAsia="等线" w:hAnsi="Calibri" w:cs="Times New Roman"/>
                <w:lang w:val="en-US"/>
              </w:rPr>
              <w:t>, site of onset</w:t>
            </w:r>
            <w:r w:rsidR="00403DFF">
              <w:rPr>
                <w:rFonts w:ascii="Calibri" w:eastAsia="等线" w:hAnsi="Calibri" w:cs="Times New Roman"/>
                <w:lang w:val="en-US"/>
              </w:rPr>
              <w:t xml:space="preserve">, </w:t>
            </w:r>
            <w:r w:rsidR="00BD593D">
              <w:rPr>
                <w:rFonts w:ascii="Calibri" w:eastAsia="等线" w:hAnsi="Calibri" w:cs="Times New Roman"/>
                <w:lang w:val="en-US"/>
              </w:rPr>
              <w:t xml:space="preserve">and </w:t>
            </w:r>
            <w:r w:rsidR="00403DFF" w:rsidRPr="00403DFF">
              <w:rPr>
                <w:rFonts w:ascii="Calibri" w:eastAsia="等线" w:hAnsi="Calibri" w:cs="Times New Roman"/>
                <w:i/>
                <w:iCs/>
                <w:lang w:val="en-US"/>
              </w:rPr>
              <w:t>C9orf72</w:t>
            </w:r>
            <w:r w:rsidR="00403DFF">
              <w:rPr>
                <w:rFonts w:ascii="Calibri" w:eastAsia="等线" w:hAnsi="Calibri" w:cs="Times New Roman"/>
                <w:lang w:val="en-US"/>
              </w:rPr>
              <w:t xml:space="preserve"> repeat expansion</w:t>
            </w:r>
            <w:r w:rsidRPr="00AB7C04">
              <w:rPr>
                <w:rFonts w:ascii="Calibri" w:eastAsia="等线" w:hAnsi="Calibri" w:cs="Times New Roman"/>
                <w:lang w:val="en-US"/>
              </w:rPr>
              <w:t xml:space="preserve"> for the association between ALS and exposure to</w:t>
            </w:r>
            <w:r>
              <w:rPr>
                <w:rFonts w:ascii="Calibri" w:eastAsia="等线" w:hAnsi="Calibri" w:cs="Times New Roman"/>
                <w:lang w:val="en-US"/>
              </w:rPr>
              <w:t xml:space="preserve"> NO</w:t>
            </w:r>
            <w:r w:rsidRPr="00223ABA">
              <w:rPr>
                <w:rFonts w:ascii="Calibri" w:eastAsia="等线" w:hAnsi="Calibri" w:cs="Times New Roman"/>
                <w:vertAlign w:val="subscript"/>
                <w:lang w:val="en-US"/>
              </w:rPr>
              <w:t>2</w:t>
            </w:r>
            <w:r w:rsidRPr="00AB7C04">
              <w:rPr>
                <w:rFonts w:ascii="Calibri" w:eastAsia="等线" w:hAnsi="Calibri" w:cs="Times New Roman"/>
                <w:lang w:val="en-US"/>
              </w:rPr>
              <w:t xml:space="preserve"> and PM</w:t>
            </w:r>
            <w:r w:rsidRPr="009E0F69">
              <w:rPr>
                <w:rFonts w:ascii="Calibri" w:eastAsia="等线" w:hAnsi="Calibri" w:cs="Times New Roman"/>
                <w:vertAlign w:val="subscript"/>
                <w:lang w:val="en-US"/>
              </w:rPr>
              <w:t xml:space="preserve">10 </w:t>
            </w:r>
            <w:r w:rsidRPr="00AB7C04">
              <w:rPr>
                <w:rFonts w:ascii="Calibri" w:eastAsia="等线" w:hAnsi="Calibri" w:cs="Times New Roman"/>
                <w:lang w:val="en-US"/>
              </w:rPr>
              <w:t>silicon</w:t>
            </w:r>
          </w:p>
        </w:tc>
      </w:tr>
      <w:bookmarkEnd w:id="15"/>
      <w:tr w:rsidR="00C440FC" w:rsidRPr="00AB7C04" w14:paraId="2EF47CE4" w14:textId="77777777" w:rsidTr="006A3B26">
        <w:tc>
          <w:tcPr>
            <w:tcW w:w="1124" w:type="pct"/>
            <w:tcBorders>
              <w:top w:val="single" w:sz="4" w:space="0" w:color="auto"/>
            </w:tcBorders>
            <w:vAlign w:val="center"/>
          </w:tcPr>
          <w:p w14:paraId="1BCDCC66" w14:textId="77777777" w:rsidR="00C440FC" w:rsidRPr="00AB7C04" w:rsidRDefault="00C440FC" w:rsidP="00C440FC">
            <w:pPr>
              <w:widowControl/>
              <w:jc w:val="left"/>
              <w:rPr>
                <w:rFonts w:ascii="Calibri" w:eastAsia="等线" w:hAnsi="Calibri" w:cs="Times New Roman"/>
              </w:rPr>
            </w:pPr>
            <w:r w:rsidRPr="00AB7C04">
              <w:rPr>
                <w:rFonts w:ascii="Calibri" w:eastAsia="等线" w:hAnsi="Calibri" w:cs="Times New Roman"/>
              </w:rPr>
              <w:t>Subgroup</w:t>
            </w:r>
          </w:p>
        </w:tc>
        <w:tc>
          <w:tcPr>
            <w:tcW w:w="841" w:type="pct"/>
            <w:tcBorders>
              <w:top w:val="single" w:sz="4" w:space="0" w:color="auto"/>
            </w:tcBorders>
            <w:vAlign w:val="center"/>
          </w:tcPr>
          <w:p w14:paraId="4127342E" w14:textId="77777777" w:rsidR="00C440FC" w:rsidRPr="00AB7C04" w:rsidRDefault="00C440FC" w:rsidP="00C440FC">
            <w:pPr>
              <w:widowControl/>
              <w:jc w:val="center"/>
              <w:rPr>
                <w:rFonts w:ascii="Calibri" w:eastAsia="等线" w:hAnsi="Calibri" w:cs="Times New Roman"/>
              </w:rPr>
            </w:pPr>
            <w:r w:rsidRPr="00AB7C04">
              <w:rPr>
                <w:rFonts w:ascii="Calibri" w:eastAsia="等线" w:hAnsi="Calibri" w:cs="Times New Roman"/>
              </w:rPr>
              <w:t>Case/Control</w:t>
            </w:r>
          </w:p>
        </w:tc>
        <w:tc>
          <w:tcPr>
            <w:tcW w:w="177" w:type="pct"/>
            <w:tcBorders>
              <w:top w:val="single" w:sz="4" w:space="0" w:color="auto"/>
            </w:tcBorders>
          </w:tcPr>
          <w:p w14:paraId="16523288" w14:textId="77777777" w:rsidR="00C440FC" w:rsidRPr="006C20F7" w:rsidRDefault="00C440FC" w:rsidP="00C440FC">
            <w:pPr>
              <w:widowControl/>
              <w:jc w:val="center"/>
              <w:rPr>
                <w:rFonts w:ascii="Calibri" w:eastAsia="等线" w:hAnsi="Calibri" w:cs="Times New Roman"/>
                <w:vertAlign w:val="superscript"/>
              </w:rPr>
            </w:pPr>
          </w:p>
        </w:tc>
        <w:tc>
          <w:tcPr>
            <w:tcW w:w="2858" w:type="pct"/>
            <w:gridSpan w:val="7"/>
            <w:tcBorders>
              <w:top w:val="single" w:sz="4" w:space="0" w:color="auto"/>
              <w:bottom w:val="single" w:sz="4" w:space="0" w:color="auto"/>
            </w:tcBorders>
          </w:tcPr>
          <w:p w14:paraId="00329115" w14:textId="3D62E6A0" w:rsidR="00C440FC" w:rsidRPr="00332F97" w:rsidRDefault="00C440FC" w:rsidP="00C440FC">
            <w:pPr>
              <w:widowControl/>
              <w:jc w:val="center"/>
              <w:rPr>
                <w:rFonts w:ascii="Calibri" w:eastAsia="等线" w:hAnsi="Calibri" w:cs="Times New Roman"/>
                <w:vertAlign w:val="superscript"/>
              </w:rPr>
            </w:pPr>
            <w:r>
              <w:rPr>
                <w:rFonts w:ascii="Calibri" w:eastAsia="等线" w:hAnsi="Calibri" w:cs="Times New Roman" w:hint="eastAsia"/>
              </w:rPr>
              <w:t>O</w:t>
            </w:r>
            <w:r>
              <w:rPr>
                <w:rFonts w:ascii="Calibri" w:eastAsia="等线" w:hAnsi="Calibri" w:cs="Times New Roman"/>
              </w:rPr>
              <w:t>Rs (95%CI)</w:t>
            </w:r>
            <w:r w:rsidR="00332F97">
              <w:rPr>
                <w:rFonts w:ascii="Calibri" w:eastAsia="等线" w:hAnsi="Calibri" w:cs="Times New Roman"/>
                <w:vertAlign w:val="superscript"/>
              </w:rPr>
              <w:t>a</w:t>
            </w:r>
          </w:p>
        </w:tc>
      </w:tr>
      <w:tr w:rsidR="00CA7D31" w:rsidRPr="00AB7C04" w14:paraId="158AFA1F" w14:textId="77777777" w:rsidTr="006A3B26">
        <w:tc>
          <w:tcPr>
            <w:tcW w:w="1124" w:type="pct"/>
            <w:tcBorders>
              <w:bottom w:val="single" w:sz="4" w:space="0" w:color="auto"/>
            </w:tcBorders>
            <w:vAlign w:val="center"/>
          </w:tcPr>
          <w:p w14:paraId="7467FB63" w14:textId="77777777" w:rsidR="00CA7D31" w:rsidRPr="00AB7C04" w:rsidRDefault="00CA7D31" w:rsidP="00C440FC">
            <w:pPr>
              <w:widowControl/>
              <w:jc w:val="left"/>
              <w:rPr>
                <w:rFonts w:ascii="Calibri" w:eastAsia="等线" w:hAnsi="Calibri" w:cs="Times New Roman"/>
              </w:rPr>
            </w:pPr>
          </w:p>
        </w:tc>
        <w:tc>
          <w:tcPr>
            <w:tcW w:w="841" w:type="pct"/>
            <w:tcBorders>
              <w:bottom w:val="single" w:sz="4" w:space="0" w:color="auto"/>
            </w:tcBorders>
            <w:vAlign w:val="center"/>
          </w:tcPr>
          <w:p w14:paraId="5423F4E8" w14:textId="77777777" w:rsidR="00CA7D31" w:rsidRPr="00AB7C04" w:rsidRDefault="00CA7D31" w:rsidP="00C440FC">
            <w:pPr>
              <w:widowControl/>
              <w:jc w:val="center"/>
              <w:rPr>
                <w:rFonts w:ascii="Calibri" w:eastAsia="等线" w:hAnsi="Calibri" w:cs="Times New Roman"/>
              </w:rPr>
            </w:pPr>
          </w:p>
        </w:tc>
        <w:tc>
          <w:tcPr>
            <w:tcW w:w="177" w:type="pct"/>
            <w:tcBorders>
              <w:bottom w:val="single" w:sz="4" w:space="0" w:color="auto"/>
            </w:tcBorders>
            <w:vAlign w:val="center"/>
          </w:tcPr>
          <w:p w14:paraId="20109CE5" w14:textId="454E9246" w:rsidR="00CA7D31" w:rsidRPr="00AB7C04" w:rsidRDefault="00CA7D31" w:rsidP="00C440FC">
            <w:pPr>
              <w:widowControl/>
              <w:jc w:val="center"/>
              <w:rPr>
                <w:rFonts w:ascii="Calibri" w:eastAsia="等线" w:hAnsi="Calibri" w:cs="Times New Roman"/>
              </w:rPr>
            </w:pPr>
          </w:p>
        </w:tc>
        <w:tc>
          <w:tcPr>
            <w:tcW w:w="1134" w:type="pct"/>
            <w:gridSpan w:val="3"/>
            <w:tcBorders>
              <w:top w:val="single" w:sz="4" w:space="0" w:color="auto"/>
              <w:bottom w:val="single" w:sz="4" w:space="0" w:color="auto"/>
            </w:tcBorders>
            <w:vAlign w:val="center"/>
          </w:tcPr>
          <w:p w14:paraId="3658581B" w14:textId="2E8A425F" w:rsidR="00CA7D31" w:rsidRPr="00AB7C04" w:rsidRDefault="00CA7D31" w:rsidP="00C440FC">
            <w:pPr>
              <w:widowControl/>
              <w:jc w:val="center"/>
              <w:rPr>
                <w:rFonts w:ascii="Calibri" w:eastAsia="等线" w:hAnsi="Calibri" w:cs="Times New Roman"/>
              </w:rPr>
            </w:pPr>
            <w:r>
              <w:rPr>
                <w:rFonts w:ascii="Calibri" w:eastAsia="等线" w:hAnsi="Calibri" w:cs="Times New Roman" w:hint="eastAsia"/>
              </w:rPr>
              <w:t>N</w:t>
            </w:r>
            <w:r>
              <w:rPr>
                <w:rFonts w:ascii="Calibri" w:eastAsia="等线" w:hAnsi="Calibri" w:cs="Times New Roman"/>
              </w:rPr>
              <w:t>O</w:t>
            </w:r>
            <w:r w:rsidRPr="006C20F7">
              <w:rPr>
                <w:rFonts w:ascii="Calibri" w:eastAsia="等线" w:hAnsi="Calibri" w:cs="Times New Roman"/>
                <w:vertAlign w:val="subscript"/>
              </w:rPr>
              <w:t>2</w:t>
            </w:r>
          </w:p>
        </w:tc>
        <w:tc>
          <w:tcPr>
            <w:tcW w:w="164" w:type="pct"/>
            <w:tcBorders>
              <w:top w:val="single" w:sz="4" w:space="0" w:color="auto"/>
              <w:bottom w:val="single" w:sz="4" w:space="0" w:color="auto"/>
            </w:tcBorders>
            <w:vAlign w:val="center"/>
          </w:tcPr>
          <w:p w14:paraId="7638C538" w14:textId="77777777" w:rsidR="00CA7D31" w:rsidRPr="00AB7C04" w:rsidRDefault="00CA7D31" w:rsidP="00C440FC">
            <w:pPr>
              <w:widowControl/>
              <w:jc w:val="center"/>
              <w:rPr>
                <w:rFonts w:ascii="Calibri" w:eastAsia="等线" w:hAnsi="Calibri" w:cs="Times New Roman"/>
              </w:rPr>
            </w:pPr>
          </w:p>
        </w:tc>
        <w:tc>
          <w:tcPr>
            <w:tcW w:w="1559" w:type="pct"/>
            <w:gridSpan w:val="3"/>
            <w:tcBorders>
              <w:top w:val="single" w:sz="4" w:space="0" w:color="auto"/>
              <w:bottom w:val="single" w:sz="4" w:space="0" w:color="auto"/>
            </w:tcBorders>
            <w:vAlign w:val="center"/>
          </w:tcPr>
          <w:p w14:paraId="56BFC239" w14:textId="38628F3F" w:rsidR="00CA7D31" w:rsidRPr="00AB7C04" w:rsidRDefault="00CA7D31" w:rsidP="00C440FC">
            <w:pPr>
              <w:widowControl/>
              <w:jc w:val="center"/>
              <w:rPr>
                <w:rFonts w:ascii="Calibri" w:eastAsia="等线" w:hAnsi="Calibri" w:cs="Times New Roman"/>
              </w:rPr>
            </w:pPr>
            <w:r w:rsidRPr="00AB7C04">
              <w:rPr>
                <w:rFonts w:ascii="Calibri" w:eastAsia="等线" w:hAnsi="Calibri" w:cs="Times New Roman"/>
              </w:rPr>
              <w:t>PM</w:t>
            </w:r>
            <w:r w:rsidRPr="00AB7C04">
              <w:rPr>
                <w:rFonts w:ascii="Calibri" w:eastAsia="等线" w:hAnsi="Calibri" w:cs="Times New Roman"/>
                <w:vertAlign w:val="subscript"/>
              </w:rPr>
              <w:t>10</w:t>
            </w:r>
            <w:r w:rsidRPr="00AB7C04">
              <w:rPr>
                <w:rFonts w:ascii="Calibri" w:eastAsia="等线" w:hAnsi="Calibri" w:cs="Times New Roman"/>
              </w:rPr>
              <w:t xml:space="preserve"> Silicon</w:t>
            </w:r>
          </w:p>
        </w:tc>
      </w:tr>
      <w:tr w:rsidR="00CA7D31" w:rsidRPr="00AB7C04" w14:paraId="01A98047" w14:textId="77777777" w:rsidTr="006A3B26">
        <w:tc>
          <w:tcPr>
            <w:tcW w:w="1124" w:type="pct"/>
            <w:tcBorders>
              <w:top w:val="single" w:sz="4" w:space="0" w:color="auto"/>
            </w:tcBorders>
          </w:tcPr>
          <w:p w14:paraId="0FAA42F1" w14:textId="7D1077F3" w:rsidR="00C440FC" w:rsidRPr="00AB7C04" w:rsidRDefault="00BD593D" w:rsidP="00C440FC">
            <w:pPr>
              <w:widowControl/>
              <w:jc w:val="left"/>
              <w:rPr>
                <w:rFonts w:ascii="Calibri" w:eastAsia="等线" w:hAnsi="Calibri" w:cs="Times New Roman"/>
              </w:rPr>
            </w:pPr>
            <w:r>
              <w:rPr>
                <w:rFonts w:ascii="Calibri" w:eastAsia="等线" w:hAnsi="Calibri" w:cs="Times New Roman"/>
              </w:rPr>
              <w:t>Sex</w:t>
            </w:r>
          </w:p>
        </w:tc>
        <w:tc>
          <w:tcPr>
            <w:tcW w:w="841" w:type="pct"/>
            <w:tcBorders>
              <w:top w:val="single" w:sz="4" w:space="0" w:color="auto"/>
            </w:tcBorders>
          </w:tcPr>
          <w:p w14:paraId="11D6DC90" w14:textId="77777777" w:rsidR="00C440FC" w:rsidRPr="00AB7C04" w:rsidRDefault="00C440FC" w:rsidP="00C440FC">
            <w:pPr>
              <w:widowControl/>
              <w:jc w:val="left"/>
              <w:rPr>
                <w:rFonts w:ascii="Calibri" w:eastAsia="等线" w:hAnsi="Calibri" w:cs="Times New Roman"/>
              </w:rPr>
            </w:pPr>
          </w:p>
        </w:tc>
        <w:tc>
          <w:tcPr>
            <w:tcW w:w="177" w:type="pct"/>
            <w:tcBorders>
              <w:top w:val="single" w:sz="4" w:space="0" w:color="auto"/>
            </w:tcBorders>
          </w:tcPr>
          <w:p w14:paraId="4C0ECA84" w14:textId="6B68AEEE" w:rsidR="00C440FC" w:rsidRPr="00AB7C04" w:rsidRDefault="00C440FC" w:rsidP="00C440FC">
            <w:pPr>
              <w:widowControl/>
              <w:jc w:val="center"/>
              <w:rPr>
                <w:rFonts w:ascii="Calibri" w:eastAsia="等线" w:hAnsi="Calibri" w:cs="Times New Roman"/>
              </w:rPr>
            </w:pPr>
          </w:p>
        </w:tc>
        <w:tc>
          <w:tcPr>
            <w:tcW w:w="446" w:type="pct"/>
            <w:tcBorders>
              <w:top w:val="single" w:sz="4" w:space="0" w:color="auto"/>
            </w:tcBorders>
          </w:tcPr>
          <w:p w14:paraId="4789AFE5" w14:textId="77777777" w:rsidR="00C440FC" w:rsidRPr="00AB7C04" w:rsidRDefault="00C440FC" w:rsidP="00C440FC">
            <w:pPr>
              <w:widowControl/>
              <w:jc w:val="center"/>
              <w:rPr>
                <w:rFonts w:ascii="Calibri" w:eastAsia="等线" w:hAnsi="Calibri" w:cs="Times New Roman"/>
              </w:rPr>
            </w:pPr>
          </w:p>
        </w:tc>
        <w:tc>
          <w:tcPr>
            <w:tcW w:w="156" w:type="pct"/>
            <w:tcBorders>
              <w:top w:val="single" w:sz="4" w:space="0" w:color="auto"/>
            </w:tcBorders>
          </w:tcPr>
          <w:p w14:paraId="7AD83EF3" w14:textId="05EBF103" w:rsidR="00C440FC" w:rsidRPr="00AB7C04" w:rsidRDefault="00C440FC" w:rsidP="00C440FC">
            <w:pPr>
              <w:widowControl/>
              <w:jc w:val="center"/>
              <w:rPr>
                <w:rFonts w:ascii="Calibri" w:eastAsia="等线" w:hAnsi="Calibri" w:cs="Times New Roman"/>
              </w:rPr>
            </w:pPr>
          </w:p>
        </w:tc>
        <w:tc>
          <w:tcPr>
            <w:tcW w:w="532" w:type="pct"/>
            <w:tcBorders>
              <w:top w:val="single" w:sz="4" w:space="0" w:color="auto"/>
            </w:tcBorders>
          </w:tcPr>
          <w:p w14:paraId="54F3EAC9" w14:textId="775DCD96" w:rsidR="00C440FC" w:rsidRPr="00AB7C04" w:rsidRDefault="00C440FC" w:rsidP="00C440FC">
            <w:pPr>
              <w:widowControl/>
              <w:jc w:val="center"/>
              <w:rPr>
                <w:rFonts w:ascii="Calibri" w:eastAsia="等线" w:hAnsi="Calibri" w:cs="Times New Roman"/>
              </w:rPr>
            </w:pPr>
          </w:p>
        </w:tc>
        <w:tc>
          <w:tcPr>
            <w:tcW w:w="164" w:type="pct"/>
            <w:tcBorders>
              <w:top w:val="single" w:sz="4" w:space="0" w:color="auto"/>
            </w:tcBorders>
          </w:tcPr>
          <w:p w14:paraId="2C82FA43" w14:textId="77777777" w:rsidR="00C440FC" w:rsidRPr="00AB7C04" w:rsidRDefault="00C440FC" w:rsidP="00C440FC">
            <w:pPr>
              <w:widowControl/>
              <w:jc w:val="left"/>
              <w:rPr>
                <w:rFonts w:ascii="Calibri" w:eastAsia="等线" w:hAnsi="Calibri" w:cs="Times New Roman"/>
              </w:rPr>
            </w:pPr>
          </w:p>
        </w:tc>
        <w:tc>
          <w:tcPr>
            <w:tcW w:w="661" w:type="pct"/>
            <w:tcBorders>
              <w:top w:val="single" w:sz="4" w:space="0" w:color="auto"/>
            </w:tcBorders>
          </w:tcPr>
          <w:p w14:paraId="37C79CA1" w14:textId="77777777" w:rsidR="00C440FC" w:rsidRPr="00AB7C04" w:rsidRDefault="00C440FC" w:rsidP="00C440FC">
            <w:pPr>
              <w:widowControl/>
              <w:jc w:val="left"/>
              <w:rPr>
                <w:rFonts w:ascii="Calibri" w:eastAsia="等线" w:hAnsi="Calibri" w:cs="Times New Roman"/>
              </w:rPr>
            </w:pPr>
          </w:p>
        </w:tc>
        <w:tc>
          <w:tcPr>
            <w:tcW w:w="156" w:type="pct"/>
            <w:tcBorders>
              <w:top w:val="single" w:sz="4" w:space="0" w:color="auto"/>
            </w:tcBorders>
          </w:tcPr>
          <w:p w14:paraId="578F1720" w14:textId="77777777" w:rsidR="00C440FC" w:rsidRPr="00AB7C04" w:rsidRDefault="00C440FC" w:rsidP="00C440FC">
            <w:pPr>
              <w:widowControl/>
              <w:jc w:val="left"/>
              <w:rPr>
                <w:rFonts w:ascii="Calibri" w:eastAsia="等线" w:hAnsi="Calibri" w:cs="Times New Roman"/>
              </w:rPr>
            </w:pPr>
          </w:p>
        </w:tc>
        <w:tc>
          <w:tcPr>
            <w:tcW w:w="743" w:type="pct"/>
            <w:tcBorders>
              <w:top w:val="single" w:sz="4" w:space="0" w:color="auto"/>
            </w:tcBorders>
          </w:tcPr>
          <w:p w14:paraId="7FD0A07B" w14:textId="79053354" w:rsidR="00C440FC" w:rsidRPr="00AB7C04" w:rsidRDefault="00C440FC" w:rsidP="00C440FC">
            <w:pPr>
              <w:widowControl/>
              <w:jc w:val="left"/>
              <w:rPr>
                <w:rFonts w:ascii="Calibri" w:eastAsia="等线" w:hAnsi="Calibri" w:cs="Times New Roman"/>
              </w:rPr>
            </w:pPr>
          </w:p>
        </w:tc>
      </w:tr>
      <w:tr w:rsidR="00CA7D31" w:rsidRPr="00AB7C04" w14:paraId="6A85FB3D" w14:textId="77777777" w:rsidTr="006A3B26">
        <w:tc>
          <w:tcPr>
            <w:tcW w:w="1124" w:type="pct"/>
          </w:tcPr>
          <w:p w14:paraId="5EAAE55B" w14:textId="77777777"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 xml:space="preserve">    Male</w:t>
            </w:r>
          </w:p>
        </w:tc>
        <w:tc>
          <w:tcPr>
            <w:tcW w:w="841" w:type="pct"/>
          </w:tcPr>
          <w:p w14:paraId="5D2DAB6D" w14:textId="66AE147B" w:rsidR="00CA7D31" w:rsidRPr="00AB7C04" w:rsidRDefault="00CA7D31" w:rsidP="00C440FC">
            <w:pPr>
              <w:widowControl/>
              <w:jc w:val="left"/>
              <w:rPr>
                <w:rFonts w:ascii="Calibri" w:eastAsia="等线" w:hAnsi="Calibri" w:cs="Times New Roman"/>
              </w:rPr>
            </w:pPr>
            <w:r>
              <w:rPr>
                <w:rFonts w:ascii="Calibri" w:eastAsia="等线" w:hAnsi="Calibri" w:cs="Times New Roman"/>
              </w:rPr>
              <w:t>994</w:t>
            </w:r>
            <w:r w:rsidRPr="00AB7C04">
              <w:rPr>
                <w:rFonts w:ascii="Calibri" w:eastAsia="等线" w:hAnsi="Calibri" w:cs="Times New Roman"/>
              </w:rPr>
              <w:t>/2703</w:t>
            </w:r>
          </w:p>
        </w:tc>
        <w:tc>
          <w:tcPr>
            <w:tcW w:w="177" w:type="pct"/>
          </w:tcPr>
          <w:p w14:paraId="24AAAB71" w14:textId="1B512DED" w:rsidR="00CA7D31" w:rsidRPr="00AB7C04" w:rsidRDefault="00CA7D31" w:rsidP="00C440FC">
            <w:pPr>
              <w:widowControl/>
              <w:jc w:val="center"/>
              <w:rPr>
                <w:rFonts w:ascii="Calibri" w:eastAsia="等线" w:hAnsi="Calibri" w:cs="Times New Roman"/>
              </w:rPr>
            </w:pPr>
          </w:p>
        </w:tc>
        <w:tc>
          <w:tcPr>
            <w:tcW w:w="1134" w:type="pct"/>
            <w:gridSpan w:val="3"/>
          </w:tcPr>
          <w:p w14:paraId="3F530A48" w14:textId="0E93F05B" w:rsidR="00CA7D31" w:rsidRPr="00AB7C04" w:rsidRDefault="00CA7D31" w:rsidP="00C440FC">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.18 (1.07, 1.30)</w:t>
            </w:r>
          </w:p>
        </w:tc>
        <w:tc>
          <w:tcPr>
            <w:tcW w:w="164" w:type="pct"/>
          </w:tcPr>
          <w:p w14:paraId="6FBE43AB" w14:textId="77777777" w:rsidR="00CA7D31" w:rsidRPr="00AB7C04" w:rsidRDefault="00CA7D31" w:rsidP="00C440FC">
            <w:pPr>
              <w:widowControl/>
              <w:jc w:val="left"/>
              <w:rPr>
                <w:rFonts w:ascii="Calibri" w:eastAsia="等线" w:hAnsi="Calibri" w:cs="Times New Roman"/>
              </w:rPr>
            </w:pPr>
          </w:p>
        </w:tc>
        <w:tc>
          <w:tcPr>
            <w:tcW w:w="1559" w:type="pct"/>
            <w:gridSpan w:val="3"/>
          </w:tcPr>
          <w:p w14:paraId="65A0F28D" w14:textId="657B715F" w:rsidR="00CA7D31" w:rsidRPr="00AB7C04" w:rsidRDefault="00CA7D31" w:rsidP="00CA7D31">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.15 (1.07, 1.24)</w:t>
            </w:r>
          </w:p>
        </w:tc>
      </w:tr>
      <w:tr w:rsidR="00CA7D31" w:rsidRPr="00AB7C04" w14:paraId="237F07A5" w14:textId="77777777" w:rsidTr="006A3B26">
        <w:tc>
          <w:tcPr>
            <w:tcW w:w="1124" w:type="pct"/>
          </w:tcPr>
          <w:p w14:paraId="31044235" w14:textId="77777777"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 xml:space="preserve">    Female</w:t>
            </w:r>
          </w:p>
        </w:tc>
        <w:tc>
          <w:tcPr>
            <w:tcW w:w="841" w:type="pct"/>
          </w:tcPr>
          <w:p w14:paraId="0B6CA613" w14:textId="0D33AEBA" w:rsidR="00CA7D31" w:rsidRPr="00AB7C04" w:rsidRDefault="00CA7D31" w:rsidP="00C440FC">
            <w:pPr>
              <w:widowControl/>
              <w:jc w:val="left"/>
              <w:rPr>
                <w:rFonts w:ascii="Calibri" w:eastAsia="等线" w:hAnsi="Calibri" w:cs="Times New Roman"/>
              </w:rPr>
            </w:pPr>
            <w:r>
              <w:rPr>
                <w:rFonts w:ascii="Calibri" w:eastAsia="等线" w:hAnsi="Calibri" w:cs="Times New Roman"/>
              </w:rPr>
              <w:t>642</w:t>
            </w:r>
            <w:r w:rsidRPr="00AB7C04">
              <w:rPr>
                <w:rFonts w:ascii="Calibri" w:eastAsia="等线" w:hAnsi="Calibri" w:cs="Times New Roman"/>
              </w:rPr>
              <w:t>/1321</w:t>
            </w:r>
          </w:p>
        </w:tc>
        <w:tc>
          <w:tcPr>
            <w:tcW w:w="177" w:type="pct"/>
          </w:tcPr>
          <w:p w14:paraId="3AD12279" w14:textId="145BAD6C" w:rsidR="00CA7D31" w:rsidRPr="00AB7C04" w:rsidRDefault="00CA7D31" w:rsidP="00C440FC">
            <w:pPr>
              <w:widowControl/>
              <w:jc w:val="center"/>
              <w:rPr>
                <w:rFonts w:ascii="Calibri" w:eastAsia="等线" w:hAnsi="Calibri" w:cs="Times New Roman"/>
              </w:rPr>
            </w:pPr>
          </w:p>
        </w:tc>
        <w:tc>
          <w:tcPr>
            <w:tcW w:w="1134" w:type="pct"/>
            <w:gridSpan w:val="3"/>
          </w:tcPr>
          <w:p w14:paraId="4AC6C5FC" w14:textId="76686561" w:rsidR="00CA7D31" w:rsidRPr="00AB7C04" w:rsidRDefault="00CA7D31" w:rsidP="00C440FC">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.37 (1.20, 1.56)</w:t>
            </w:r>
          </w:p>
        </w:tc>
        <w:tc>
          <w:tcPr>
            <w:tcW w:w="164" w:type="pct"/>
          </w:tcPr>
          <w:p w14:paraId="46A62120" w14:textId="77777777" w:rsidR="00CA7D31" w:rsidRPr="00AB7C04" w:rsidRDefault="00CA7D31" w:rsidP="00C440FC">
            <w:pPr>
              <w:widowControl/>
              <w:jc w:val="left"/>
              <w:rPr>
                <w:rFonts w:ascii="Calibri" w:eastAsia="等线" w:hAnsi="Calibri" w:cs="Times New Roman"/>
              </w:rPr>
            </w:pPr>
          </w:p>
        </w:tc>
        <w:tc>
          <w:tcPr>
            <w:tcW w:w="1559" w:type="pct"/>
            <w:gridSpan w:val="3"/>
          </w:tcPr>
          <w:p w14:paraId="4ABBD8F5" w14:textId="68DB2F1E" w:rsidR="00CA7D31" w:rsidRPr="00AB7C04" w:rsidRDefault="00CA7D31" w:rsidP="00CA7D31">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.23 (1.11, 1.37)</w:t>
            </w:r>
          </w:p>
        </w:tc>
      </w:tr>
      <w:tr w:rsidR="00CA7D31" w:rsidRPr="00AB7C04" w14:paraId="69304D24" w14:textId="77777777" w:rsidTr="006A3B26">
        <w:tc>
          <w:tcPr>
            <w:tcW w:w="1124" w:type="pct"/>
          </w:tcPr>
          <w:p w14:paraId="4372E9F1" w14:textId="4DFBB0EE" w:rsidR="00CA7D31" w:rsidRPr="00AB7C04" w:rsidRDefault="00CA7D31" w:rsidP="00710EE1">
            <w:pPr>
              <w:widowControl/>
              <w:ind w:firstLineChars="200" w:firstLine="440"/>
              <w:jc w:val="left"/>
              <w:rPr>
                <w:rFonts w:ascii="Calibri" w:eastAsia="等线" w:hAnsi="Calibri" w:cs="Times New Roman"/>
              </w:rPr>
            </w:pPr>
            <w:r w:rsidRPr="00710EE1">
              <w:rPr>
                <w:rFonts w:ascii="Calibri" w:eastAsia="等线" w:hAnsi="Calibri" w:cs="Times New Roman" w:hint="eastAsia"/>
                <w:i/>
                <w:iCs/>
              </w:rPr>
              <w:t>P</w:t>
            </w:r>
            <w:r>
              <w:rPr>
                <w:rFonts w:ascii="Calibri" w:eastAsia="等线" w:hAnsi="Calibri" w:cs="Times New Roman"/>
              </w:rPr>
              <w:t xml:space="preserve"> value</w:t>
            </w:r>
          </w:p>
        </w:tc>
        <w:tc>
          <w:tcPr>
            <w:tcW w:w="841" w:type="pct"/>
          </w:tcPr>
          <w:p w14:paraId="2A859A71" w14:textId="77777777" w:rsidR="00CA7D31" w:rsidRDefault="00CA7D31" w:rsidP="00C440FC">
            <w:pPr>
              <w:widowControl/>
              <w:jc w:val="left"/>
              <w:rPr>
                <w:rFonts w:ascii="Calibri" w:eastAsia="等线" w:hAnsi="Calibri" w:cs="Times New Roman"/>
              </w:rPr>
            </w:pPr>
          </w:p>
        </w:tc>
        <w:tc>
          <w:tcPr>
            <w:tcW w:w="177" w:type="pct"/>
          </w:tcPr>
          <w:p w14:paraId="6282BD5C" w14:textId="77777777" w:rsidR="00CA7D31" w:rsidRPr="00AB7C04" w:rsidRDefault="00CA7D31" w:rsidP="00C440FC">
            <w:pPr>
              <w:widowControl/>
              <w:jc w:val="center"/>
              <w:rPr>
                <w:rFonts w:ascii="Calibri" w:eastAsia="等线" w:hAnsi="Calibri" w:cs="Times New Roman"/>
              </w:rPr>
            </w:pPr>
          </w:p>
        </w:tc>
        <w:tc>
          <w:tcPr>
            <w:tcW w:w="1134" w:type="pct"/>
            <w:gridSpan w:val="3"/>
          </w:tcPr>
          <w:p w14:paraId="0B7F58C0" w14:textId="35074A0A" w:rsidR="00CA7D31" w:rsidRDefault="00CA7D31" w:rsidP="00C440FC">
            <w:pPr>
              <w:widowControl/>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.049</w:t>
            </w:r>
          </w:p>
        </w:tc>
        <w:tc>
          <w:tcPr>
            <w:tcW w:w="164" w:type="pct"/>
          </w:tcPr>
          <w:p w14:paraId="2F7C6204" w14:textId="77777777" w:rsidR="00CA7D31" w:rsidRPr="00AB7C04" w:rsidRDefault="00CA7D31" w:rsidP="00C440FC">
            <w:pPr>
              <w:widowControl/>
              <w:jc w:val="left"/>
              <w:rPr>
                <w:rFonts w:ascii="Calibri" w:eastAsia="等线" w:hAnsi="Calibri" w:cs="Times New Roman"/>
              </w:rPr>
            </w:pPr>
          </w:p>
        </w:tc>
        <w:tc>
          <w:tcPr>
            <w:tcW w:w="1559" w:type="pct"/>
            <w:gridSpan w:val="3"/>
          </w:tcPr>
          <w:p w14:paraId="695B2892" w14:textId="689E0580" w:rsidR="00CA7D31" w:rsidRDefault="00CA7D31" w:rsidP="00710EE1">
            <w:pPr>
              <w:widowControl/>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.447</w:t>
            </w:r>
          </w:p>
        </w:tc>
      </w:tr>
      <w:tr w:rsidR="006A3B26" w:rsidRPr="00AB7C04" w14:paraId="28FB87B5" w14:textId="77777777" w:rsidTr="006A3B26">
        <w:tc>
          <w:tcPr>
            <w:tcW w:w="5000" w:type="pct"/>
            <w:gridSpan w:val="10"/>
          </w:tcPr>
          <w:p w14:paraId="38622A3F" w14:textId="7A5BD8B2" w:rsidR="006A3B26" w:rsidRPr="00AB7C04" w:rsidRDefault="006A3B26" w:rsidP="00C440FC">
            <w:pPr>
              <w:widowControl/>
              <w:jc w:val="left"/>
              <w:rPr>
                <w:rFonts w:ascii="Calibri" w:eastAsia="等线" w:hAnsi="Calibri" w:cs="Times New Roman"/>
              </w:rPr>
            </w:pPr>
            <w:r w:rsidRPr="00AB7C04">
              <w:rPr>
                <w:rFonts w:ascii="Calibri" w:eastAsia="等线" w:hAnsi="Calibri" w:cs="Times New Roman"/>
              </w:rPr>
              <w:t>Smoking</w:t>
            </w:r>
            <w:r>
              <w:rPr>
                <w:rFonts w:ascii="Calibri" w:eastAsia="等线" w:hAnsi="Calibri" w:cs="Times New Roman"/>
              </w:rPr>
              <w:t xml:space="preserve"> status</w:t>
            </w:r>
          </w:p>
        </w:tc>
      </w:tr>
      <w:tr w:rsidR="00CA7D31" w:rsidRPr="00AB7C04" w14:paraId="62547B59" w14:textId="77777777" w:rsidTr="006A3B26">
        <w:tc>
          <w:tcPr>
            <w:tcW w:w="1124" w:type="pct"/>
          </w:tcPr>
          <w:p w14:paraId="5491F5E8" w14:textId="77777777"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 xml:space="preserve">    Current smoker</w:t>
            </w:r>
          </w:p>
        </w:tc>
        <w:tc>
          <w:tcPr>
            <w:tcW w:w="841" w:type="pct"/>
          </w:tcPr>
          <w:p w14:paraId="7E93A63C" w14:textId="06610F4A"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2</w:t>
            </w:r>
            <w:r>
              <w:rPr>
                <w:rFonts w:ascii="Calibri" w:eastAsia="等线" w:hAnsi="Calibri" w:cs="Times New Roman"/>
              </w:rPr>
              <w:t>22</w:t>
            </w:r>
            <w:r w:rsidRPr="00AB7C04">
              <w:rPr>
                <w:rFonts w:ascii="Calibri" w:eastAsia="等线" w:hAnsi="Calibri" w:cs="Times New Roman"/>
              </w:rPr>
              <w:t>/429</w:t>
            </w:r>
          </w:p>
        </w:tc>
        <w:tc>
          <w:tcPr>
            <w:tcW w:w="177" w:type="pct"/>
          </w:tcPr>
          <w:p w14:paraId="66E1E5BF" w14:textId="1C18D749" w:rsidR="00CA7D31" w:rsidRPr="00AB7C04" w:rsidRDefault="00CA7D31" w:rsidP="00C440FC">
            <w:pPr>
              <w:widowControl/>
              <w:jc w:val="center"/>
              <w:rPr>
                <w:rFonts w:ascii="Calibri" w:eastAsia="等线" w:hAnsi="Calibri" w:cs="Times New Roman"/>
              </w:rPr>
            </w:pPr>
          </w:p>
        </w:tc>
        <w:tc>
          <w:tcPr>
            <w:tcW w:w="1134" w:type="pct"/>
            <w:gridSpan w:val="3"/>
          </w:tcPr>
          <w:p w14:paraId="7378AAE6" w14:textId="0DF04932" w:rsidR="00CA7D31" w:rsidRPr="00AB7C04" w:rsidRDefault="00CA7D31" w:rsidP="00C440FC">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.28 (1.05, 1.57)</w:t>
            </w:r>
          </w:p>
        </w:tc>
        <w:tc>
          <w:tcPr>
            <w:tcW w:w="164" w:type="pct"/>
          </w:tcPr>
          <w:p w14:paraId="77413256" w14:textId="77777777" w:rsidR="00CA7D31" w:rsidRPr="00AB7C04" w:rsidRDefault="00CA7D31" w:rsidP="00C440FC">
            <w:pPr>
              <w:widowControl/>
              <w:jc w:val="left"/>
              <w:rPr>
                <w:rFonts w:ascii="Calibri" w:eastAsia="等线" w:hAnsi="Calibri" w:cs="Times New Roman"/>
              </w:rPr>
            </w:pPr>
          </w:p>
        </w:tc>
        <w:tc>
          <w:tcPr>
            <w:tcW w:w="1559" w:type="pct"/>
            <w:gridSpan w:val="3"/>
          </w:tcPr>
          <w:p w14:paraId="5DECD92D" w14:textId="4C8EDFB6" w:rsidR="00CA7D31" w:rsidRPr="00AB7C04" w:rsidRDefault="00CA7D31" w:rsidP="00CA7D31">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.23 (1.05, 1.45)</w:t>
            </w:r>
          </w:p>
        </w:tc>
      </w:tr>
      <w:tr w:rsidR="00CA7D31" w:rsidRPr="00AB7C04" w14:paraId="46FC0FB3" w14:textId="77777777" w:rsidTr="006A3B26">
        <w:tc>
          <w:tcPr>
            <w:tcW w:w="1124" w:type="pct"/>
          </w:tcPr>
          <w:p w14:paraId="5E0CE3AA" w14:textId="77777777"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 xml:space="preserve">    Former smoker</w:t>
            </w:r>
          </w:p>
        </w:tc>
        <w:tc>
          <w:tcPr>
            <w:tcW w:w="841" w:type="pct"/>
          </w:tcPr>
          <w:p w14:paraId="2F86E4E6" w14:textId="003E4315"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7</w:t>
            </w:r>
            <w:r>
              <w:rPr>
                <w:rFonts w:ascii="Calibri" w:eastAsia="等线" w:hAnsi="Calibri" w:cs="Times New Roman"/>
              </w:rPr>
              <w:t>53</w:t>
            </w:r>
            <w:r w:rsidRPr="00AB7C04">
              <w:rPr>
                <w:rFonts w:ascii="Calibri" w:eastAsia="等线" w:hAnsi="Calibri" w:cs="Times New Roman"/>
              </w:rPr>
              <w:t>/2123</w:t>
            </w:r>
          </w:p>
        </w:tc>
        <w:tc>
          <w:tcPr>
            <w:tcW w:w="177" w:type="pct"/>
          </w:tcPr>
          <w:p w14:paraId="0AC95664" w14:textId="0007D734" w:rsidR="00CA7D31" w:rsidRPr="00AB7C04" w:rsidRDefault="00CA7D31" w:rsidP="00C440FC">
            <w:pPr>
              <w:widowControl/>
              <w:jc w:val="center"/>
              <w:rPr>
                <w:rFonts w:ascii="Calibri" w:eastAsia="等线" w:hAnsi="Calibri" w:cs="Times New Roman"/>
              </w:rPr>
            </w:pPr>
          </w:p>
        </w:tc>
        <w:tc>
          <w:tcPr>
            <w:tcW w:w="1134" w:type="pct"/>
            <w:gridSpan w:val="3"/>
          </w:tcPr>
          <w:p w14:paraId="01EEC3A1" w14:textId="3E87D3C6" w:rsidR="00CA7D31" w:rsidRPr="00AB7C04" w:rsidRDefault="00CA7D31" w:rsidP="00C440FC">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.27 (1.14, 1.42)</w:t>
            </w:r>
          </w:p>
        </w:tc>
        <w:tc>
          <w:tcPr>
            <w:tcW w:w="164" w:type="pct"/>
          </w:tcPr>
          <w:p w14:paraId="3FD3AFC3" w14:textId="77777777" w:rsidR="00CA7D31" w:rsidRPr="00AB7C04" w:rsidRDefault="00CA7D31" w:rsidP="00C440FC">
            <w:pPr>
              <w:widowControl/>
              <w:jc w:val="left"/>
              <w:rPr>
                <w:rFonts w:ascii="Calibri" w:eastAsia="等线" w:hAnsi="Calibri" w:cs="Times New Roman"/>
              </w:rPr>
            </w:pPr>
          </w:p>
        </w:tc>
        <w:tc>
          <w:tcPr>
            <w:tcW w:w="1559" w:type="pct"/>
            <w:gridSpan w:val="3"/>
          </w:tcPr>
          <w:p w14:paraId="2B21B3D0" w14:textId="551066FD" w:rsidR="00CA7D31" w:rsidRPr="00AB7C04" w:rsidRDefault="00CA7D31" w:rsidP="00CA7D31">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.18 (1.08, 1.28)</w:t>
            </w:r>
          </w:p>
        </w:tc>
      </w:tr>
      <w:tr w:rsidR="00CA7D31" w:rsidRPr="00AB7C04" w14:paraId="35CBF84F" w14:textId="77777777" w:rsidTr="006A3B26">
        <w:tc>
          <w:tcPr>
            <w:tcW w:w="1124" w:type="pct"/>
          </w:tcPr>
          <w:p w14:paraId="4EF31766" w14:textId="77777777"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 xml:space="preserve">    Never smoker</w:t>
            </w:r>
          </w:p>
        </w:tc>
        <w:tc>
          <w:tcPr>
            <w:tcW w:w="841" w:type="pct"/>
          </w:tcPr>
          <w:p w14:paraId="5ED587EF" w14:textId="5D6F675A"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6</w:t>
            </w:r>
            <w:r>
              <w:rPr>
                <w:rFonts w:ascii="Calibri" w:eastAsia="等线" w:hAnsi="Calibri" w:cs="Times New Roman"/>
              </w:rPr>
              <w:t>61</w:t>
            </w:r>
            <w:r w:rsidRPr="00AB7C04">
              <w:rPr>
                <w:rFonts w:ascii="Calibri" w:eastAsia="等线" w:hAnsi="Calibri" w:cs="Times New Roman"/>
              </w:rPr>
              <w:t>/1472</w:t>
            </w:r>
          </w:p>
        </w:tc>
        <w:tc>
          <w:tcPr>
            <w:tcW w:w="177" w:type="pct"/>
          </w:tcPr>
          <w:p w14:paraId="5725BC3C" w14:textId="47D78489" w:rsidR="00CA7D31" w:rsidRPr="00AB7C04" w:rsidRDefault="00CA7D31" w:rsidP="00C440FC">
            <w:pPr>
              <w:widowControl/>
              <w:jc w:val="center"/>
              <w:rPr>
                <w:rFonts w:ascii="Calibri" w:eastAsia="等线" w:hAnsi="Calibri" w:cs="Times New Roman"/>
              </w:rPr>
            </w:pPr>
          </w:p>
        </w:tc>
        <w:tc>
          <w:tcPr>
            <w:tcW w:w="1134" w:type="pct"/>
            <w:gridSpan w:val="3"/>
          </w:tcPr>
          <w:p w14:paraId="091CE407" w14:textId="5DFCE25A" w:rsidR="00CA7D31" w:rsidRPr="00AB7C04" w:rsidRDefault="00CA7D31" w:rsidP="00C440FC">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.20 (1.06, 1.36)</w:t>
            </w:r>
          </w:p>
        </w:tc>
        <w:tc>
          <w:tcPr>
            <w:tcW w:w="164" w:type="pct"/>
          </w:tcPr>
          <w:p w14:paraId="3464943F" w14:textId="77777777" w:rsidR="00CA7D31" w:rsidRPr="00AB7C04" w:rsidRDefault="00CA7D31" w:rsidP="00C440FC">
            <w:pPr>
              <w:widowControl/>
              <w:jc w:val="left"/>
              <w:rPr>
                <w:rFonts w:ascii="Calibri" w:eastAsia="等线" w:hAnsi="Calibri" w:cs="Times New Roman"/>
              </w:rPr>
            </w:pPr>
          </w:p>
        </w:tc>
        <w:tc>
          <w:tcPr>
            <w:tcW w:w="1559" w:type="pct"/>
            <w:gridSpan w:val="3"/>
          </w:tcPr>
          <w:p w14:paraId="0DA2B37A" w14:textId="07BD60CD" w:rsidR="00CA7D31" w:rsidRPr="00AB7C04" w:rsidRDefault="00CA7D31" w:rsidP="00CA7D31">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.16 (1.05, 1.28)</w:t>
            </w:r>
          </w:p>
        </w:tc>
      </w:tr>
      <w:tr w:rsidR="00CA7D31" w:rsidRPr="00AB7C04" w14:paraId="00A3E9E3" w14:textId="77777777" w:rsidTr="006A3B26">
        <w:tc>
          <w:tcPr>
            <w:tcW w:w="1124" w:type="pct"/>
          </w:tcPr>
          <w:p w14:paraId="4E0F34FA" w14:textId="6E1C47CF" w:rsidR="00CA7D31" w:rsidRPr="00AB7C04" w:rsidRDefault="00CA7D31" w:rsidP="00710EE1">
            <w:pPr>
              <w:widowControl/>
              <w:ind w:firstLineChars="200" w:firstLine="440"/>
              <w:jc w:val="left"/>
              <w:rPr>
                <w:rFonts w:ascii="Calibri" w:eastAsia="等线" w:hAnsi="Calibri" w:cs="Times New Roman"/>
              </w:rPr>
            </w:pPr>
            <w:r w:rsidRPr="00710EE1">
              <w:rPr>
                <w:rFonts w:ascii="Calibri" w:eastAsia="等线" w:hAnsi="Calibri" w:cs="Times New Roman" w:hint="eastAsia"/>
                <w:i/>
                <w:iCs/>
              </w:rPr>
              <w:t>P</w:t>
            </w:r>
            <w:r>
              <w:rPr>
                <w:rFonts w:ascii="Calibri" w:eastAsia="等线" w:hAnsi="Calibri" w:cs="Times New Roman"/>
              </w:rPr>
              <w:t xml:space="preserve"> value</w:t>
            </w:r>
          </w:p>
        </w:tc>
        <w:tc>
          <w:tcPr>
            <w:tcW w:w="841" w:type="pct"/>
          </w:tcPr>
          <w:p w14:paraId="387044D8" w14:textId="77777777" w:rsidR="00CA7D31" w:rsidRPr="00AB7C04" w:rsidRDefault="00CA7D31" w:rsidP="00C440FC">
            <w:pPr>
              <w:widowControl/>
              <w:jc w:val="left"/>
              <w:rPr>
                <w:rFonts w:ascii="Calibri" w:eastAsia="等线" w:hAnsi="Calibri" w:cs="Times New Roman"/>
              </w:rPr>
            </w:pPr>
          </w:p>
        </w:tc>
        <w:tc>
          <w:tcPr>
            <w:tcW w:w="177" w:type="pct"/>
          </w:tcPr>
          <w:p w14:paraId="460DED22" w14:textId="77777777" w:rsidR="00CA7D31" w:rsidRPr="00AB7C04" w:rsidRDefault="00CA7D31" w:rsidP="00C440FC">
            <w:pPr>
              <w:widowControl/>
              <w:jc w:val="center"/>
              <w:rPr>
                <w:rFonts w:ascii="Calibri" w:eastAsia="等线" w:hAnsi="Calibri" w:cs="Times New Roman"/>
              </w:rPr>
            </w:pPr>
          </w:p>
        </w:tc>
        <w:tc>
          <w:tcPr>
            <w:tcW w:w="1134" w:type="pct"/>
            <w:gridSpan w:val="3"/>
          </w:tcPr>
          <w:p w14:paraId="32750360" w14:textId="37E9F696" w:rsidR="00CA7D31" w:rsidRDefault="00CA7D31" w:rsidP="00C440FC">
            <w:pPr>
              <w:widowControl/>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.919</w:t>
            </w:r>
          </w:p>
        </w:tc>
        <w:tc>
          <w:tcPr>
            <w:tcW w:w="164" w:type="pct"/>
          </w:tcPr>
          <w:p w14:paraId="4E0F4541" w14:textId="77777777" w:rsidR="00CA7D31" w:rsidRPr="00AB7C04" w:rsidRDefault="00CA7D31" w:rsidP="00C440FC">
            <w:pPr>
              <w:widowControl/>
              <w:jc w:val="left"/>
              <w:rPr>
                <w:rFonts w:ascii="Calibri" w:eastAsia="等线" w:hAnsi="Calibri" w:cs="Times New Roman"/>
              </w:rPr>
            </w:pPr>
          </w:p>
        </w:tc>
        <w:tc>
          <w:tcPr>
            <w:tcW w:w="1559" w:type="pct"/>
            <w:gridSpan w:val="3"/>
          </w:tcPr>
          <w:p w14:paraId="6D2D5F0A" w14:textId="13457D44" w:rsidR="00CA7D31" w:rsidRDefault="00CA7D31" w:rsidP="00710EE1">
            <w:pPr>
              <w:widowControl/>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.861</w:t>
            </w:r>
          </w:p>
        </w:tc>
      </w:tr>
      <w:tr w:rsidR="00C440FC" w:rsidRPr="00AB7C04" w14:paraId="0EDA154E" w14:textId="77777777" w:rsidTr="006A3B26">
        <w:tc>
          <w:tcPr>
            <w:tcW w:w="1124" w:type="pct"/>
          </w:tcPr>
          <w:p w14:paraId="6D01AFE2" w14:textId="36BF7425" w:rsidR="00C440FC" w:rsidRPr="00BD593D" w:rsidRDefault="00C440FC" w:rsidP="00C440FC">
            <w:pPr>
              <w:widowControl/>
              <w:jc w:val="left"/>
              <w:rPr>
                <w:rFonts w:ascii="Calibri" w:eastAsia="等线" w:hAnsi="Calibri" w:cs="Times New Roman"/>
                <w:vertAlign w:val="superscript"/>
              </w:rPr>
            </w:pPr>
            <w:r w:rsidRPr="00AB7C04">
              <w:rPr>
                <w:rFonts w:ascii="Calibri" w:eastAsia="等线" w:hAnsi="Calibri" w:cs="Times New Roman"/>
              </w:rPr>
              <w:t>Site of onset</w:t>
            </w:r>
            <w:r w:rsidR="00BD593D">
              <w:rPr>
                <w:rFonts w:ascii="Calibri" w:eastAsia="等线" w:hAnsi="Calibri" w:cs="Times New Roman"/>
                <w:vertAlign w:val="superscript"/>
              </w:rPr>
              <w:t>b</w:t>
            </w:r>
          </w:p>
        </w:tc>
        <w:tc>
          <w:tcPr>
            <w:tcW w:w="841" w:type="pct"/>
          </w:tcPr>
          <w:p w14:paraId="74C5725A" w14:textId="77777777" w:rsidR="00C440FC" w:rsidRPr="00AB7C04" w:rsidRDefault="00C440FC" w:rsidP="00C440FC">
            <w:pPr>
              <w:widowControl/>
              <w:jc w:val="left"/>
              <w:rPr>
                <w:rFonts w:ascii="Calibri" w:eastAsia="等线" w:hAnsi="Calibri" w:cs="Times New Roman"/>
              </w:rPr>
            </w:pPr>
          </w:p>
        </w:tc>
        <w:tc>
          <w:tcPr>
            <w:tcW w:w="177" w:type="pct"/>
          </w:tcPr>
          <w:p w14:paraId="3B514290" w14:textId="7690AB32" w:rsidR="00C440FC" w:rsidRPr="00AB7C04" w:rsidRDefault="00C440FC" w:rsidP="00C440FC">
            <w:pPr>
              <w:widowControl/>
              <w:jc w:val="center"/>
              <w:rPr>
                <w:rFonts w:ascii="Calibri" w:eastAsia="等线" w:hAnsi="Calibri" w:cs="Times New Roman"/>
              </w:rPr>
            </w:pPr>
          </w:p>
        </w:tc>
        <w:tc>
          <w:tcPr>
            <w:tcW w:w="446" w:type="pct"/>
          </w:tcPr>
          <w:p w14:paraId="204BC98A" w14:textId="77777777" w:rsidR="00C440FC" w:rsidRPr="00AB7C04" w:rsidRDefault="00C440FC" w:rsidP="00C440FC">
            <w:pPr>
              <w:widowControl/>
              <w:jc w:val="center"/>
              <w:rPr>
                <w:rFonts w:ascii="Calibri" w:eastAsia="等线" w:hAnsi="Calibri" w:cs="Times New Roman"/>
              </w:rPr>
            </w:pPr>
          </w:p>
        </w:tc>
        <w:tc>
          <w:tcPr>
            <w:tcW w:w="156" w:type="pct"/>
          </w:tcPr>
          <w:p w14:paraId="55C0CD45" w14:textId="01BF3B1F" w:rsidR="00C440FC" w:rsidRPr="00AB7C04" w:rsidRDefault="00C440FC" w:rsidP="00C440FC">
            <w:pPr>
              <w:widowControl/>
              <w:jc w:val="center"/>
              <w:rPr>
                <w:rFonts w:ascii="Calibri" w:eastAsia="等线" w:hAnsi="Calibri" w:cs="Times New Roman"/>
              </w:rPr>
            </w:pPr>
          </w:p>
        </w:tc>
        <w:tc>
          <w:tcPr>
            <w:tcW w:w="532" w:type="pct"/>
          </w:tcPr>
          <w:p w14:paraId="608FC387" w14:textId="22A00979" w:rsidR="00C440FC" w:rsidRPr="00AB7C04" w:rsidRDefault="00C440FC" w:rsidP="00C440FC">
            <w:pPr>
              <w:widowControl/>
              <w:jc w:val="center"/>
              <w:rPr>
                <w:rFonts w:ascii="Calibri" w:eastAsia="等线" w:hAnsi="Calibri" w:cs="Times New Roman"/>
              </w:rPr>
            </w:pPr>
          </w:p>
        </w:tc>
        <w:tc>
          <w:tcPr>
            <w:tcW w:w="164" w:type="pct"/>
          </w:tcPr>
          <w:p w14:paraId="064D0EBA" w14:textId="77777777" w:rsidR="00C440FC" w:rsidRPr="00AB7C04" w:rsidRDefault="00C440FC" w:rsidP="00C440FC">
            <w:pPr>
              <w:widowControl/>
              <w:jc w:val="left"/>
              <w:rPr>
                <w:rFonts w:ascii="Calibri" w:eastAsia="等线" w:hAnsi="Calibri" w:cs="Times New Roman"/>
              </w:rPr>
            </w:pPr>
          </w:p>
        </w:tc>
        <w:tc>
          <w:tcPr>
            <w:tcW w:w="661" w:type="pct"/>
          </w:tcPr>
          <w:p w14:paraId="553AB2A3" w14:textId="77777777" w:rsidR="00C440FC" w:rsidRPr="00AB7C04" w:rsidRDefault="00C440FC" w:rsidP="00C440FC">
            <w:pPr>
              <w:widowControl/>
              <w:jc w:val="left"/>
              <w:rPr>
                <w:rFonts w:ascii="Calibri" w:eastAsia="等线" w:hAnsi="Calibri" w:cs="Times New Roman"/>
              </w:rPr>
            </w:pPr>
          </w:p>
        </w:tc>
        <w:tc>
          <w:tcPr>
            <w:tcW w:w="156" w:type="pct"/>
          </w:tcPr>
          <w:p w14:paraId="2C2235FF" w14:textId="77777777" w:rsidR="00C440FC" w:rsidRPr="00AB7C04" w:rsidRDefault="00C440FC" w:rsidP="00C440FC">
            <w:pPr>
              <w:widowControl/>
              <w:jc w:val="left"/>
              <w:rPr>
                <w:rFonts w:ascii="Calibri" w:eastAsia="等线" w:hAnsi="Calibri" w:cs="Times New Roman"/>
              </w:rPr>
            </w:pPr>
          </w:p>
        </w:tc>
        <w:tc>
          <w:tcPr>
            <w:tcW w:w="743" w:type="pct"/>
          </w:tcPr>
          <w:p w14:paraId="47E3F27A" w14:textId="567D9DF9" w:rsidR="00C440FC" w:rsidRPr="00AB7C04" w:rsidRDefault="00C440FC" w:rsidP="00C440FC">
            <w:pPr>
              <w:widowControl/>
              <w:jc w:val="left"/>
              <w:rPr>
                <w:rFonts w:ascii="Calibri" w:eastAsia="等线" w:hAnsi="Calibri" w:cs="Times New Roman"/>
              </w:rPr>
            </w:pPr>
          </w:p>
        </w:tc>
      </w:tr>
      <w:tr w:rsidR="00CA7D31" w:rsidRPr="00AB7C04" w14:paraId="1041D5D3" w14:textId="77777777" w:rsidTr="006A3B26">
        <w:tc>
          <w:tcPr>
            <w:tcW w:w="1124" w:type="pct"/>
          </w:tcPr>
          <w:p w14:paraId="5F7002C9" w14:textId="77777777"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 xml:space="preserve">    Spinal</w:t>
            </w:r>
          </w:p>
        </w:tc>
        <w:tc>
          <w:tcPr>
            <w:tcW w:w="841" w:type="pct"/>
          </w:tcPr>
          <w:p w14:paraId="6727D4B9" w14:textId="0B246BF1"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10</w:t>
            </w:r>
            <w:r>
              <w:rPr>
                <w:rFonts w:ascii="Calibri" w:eastAsia="等线" w:hAnsi="Calibri" w:cs="Times New Roman"/>
              </w:rPr>
              <w:t>17</w:t>
            </w:r>
            <w:r w:rsidRPr="00AB7C04">
              <w:rPr>
                <w:rFonts w:ascii="Calibri" w:eastAsia="等线" w:hAnsi="Calibri" w:cs="Times New Roman"/>
              </w:rPr>
              <w:t>/4024</w:t>
            </w:r>
          </w:p>
        </w:tc>
        <w:tc>
          <w:tcPr>
            <w:tcW w:w="177" w:type="pct"/>
          </w:tcPr>
          <w:p w14:paraId="5EA691E9" w14:textId="320460C7" w:rsidR="00CA7D31" w:rsidRPr="00AB7C04" w:rsidRDefault="00CA7D31" w:rsidP="00C440FC">
            <w:pPr>
              <w:widowControl/>
              <w:jc w:val="center"/>
              <w:rPr>
                <w:rFonts w:ascii="Calibri" w:eastAsia="等线" w:hAnsi="Calibri" w:cs="Times New Roman"/>
              </w:rPr>
            </w:pPr>
          </w:p>
        </w:tc>
        <w:tc>
          <w:tcPr>
            <w:tcW w:w="1134" w:type="pct"/>
            <w:gridSpan w:val="3"/>
          </w:tcPr>
          <w:p w14:paraId="15835E31" w14:textId="0EFE7692" w:rsidR="00CA7D31" w:rsidRPr="00AB7C04" w:rsidRDefault="00CA7D31" w:rsidP="00C440FC">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.22 (1.12, 1.33)</w:t>
            </w:r>
          </w:p>
        </w:tc>
        <w:tc>
          <w:tcPr>
            <w:tcW w:w="164" w:type="pct"/>
          </w:tcPr>
          <w:p w14:paraId="6BC1359F" w14:textId="77777777" w:rsidR="00CA7D31" w:rsidRPr="00AB7C04" w:rsidRDefault="00CA7D31" w:rsidP="00C440FC">
            <w:pPr>
              <w:widowControl/>
              <w:jc w:val="left"/>
              <w:rPr>
                <w:rFonts w:ascii="Calibri" w:eastAsia="等线" w:hAnsi="Calibri" w:cs="Times New Roman"/>
              </w:rPr>
            </w:pPr>
          </w:p>
        </w:tc>
        <w:tc>
          <w:tcPr>
            <w:tcW w:w="1559" w:type="pct"/>
            <w:gridSpan w:val="3"/>
          </w:tcPr>
          <w:p w14:paraId="34D2A648" w14:textId="6A8EAFFE" w:rsidR="00CA7D31" w:rsidRPr="00AB7C04" w:rsidRDefault="00CA7D31" w:rsidP="00CA7D31">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.18 (1.10, 1.26)</w:t>
            </w:r>
          </w:p>
        </w:tc>
      </w:tr>
      <w:tr w:rsidR="00CA7D31" w:rsidRPr="00AB7C04" w14:paraId="05E899D1" w14:textId="77777777" w:rsidTr="006A3B26">
        <w:tc>
          <w:tcPr>
            <w:tcW w:w="1124" w:type="pct"/>
          </w:tcPr>
          <w:p w14:paraId="48B4C5EF" w14:textId="77777777"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 xml:space="preserve">    Bulbar</w:t>
            </w:r>
          </w:p>
        </w:tc>
        <w:tc>
          <w:tcPr>
            <w:tcW w:w="841" w:type="pct"/>
          </w:tcPr>
          <w:p w14:paraId="5A1A4A33" w14:textId="0FA184DC" w:rsidR="00CA7D31" w:rsidRPr="00AB7C04" w:rsidRDefault="00CA7D31" w:rsidP="00C440FC">
            <w:pPr>
              <w:widowControl/>
              <w:jc w:val="left"/>
              <w:rPr>
                <w:rFonts w:ascii="Calibri" w:eastAsia="等线" w:hAnsi="Calibri" w:cs="Times New Roman"/>
              </w:rPr>
            </w:pPr>
            <w:r>
              <w:rPr>
                <w:rFonts w:ascii="Calibri" w:eastAsia="等线" w:hAnsi="Calibri" w:cs="Times New Roman"/>
              </w:rPr>
              <w:t>557</w:t>
            </w:r>
            <w:r w:rsidRPr="00AB7C04">
              <w:rPr>
                <w:rFonts w:ascii="Calibri" w:eastAsia="等线" w:hAnsi="Calibri" w:cs="Times New Roman"/>
              </w:rPr>
              <w:t>/4024</w:t>
            </w:r>
          </w:p>
        </w:tc>
        <w:tc>
          <w:tcPr>
            <w:tcW w:w="177" w:type="pct"/>
          </w:tcPr>
          <w:p w14:paraId="0F040A14" w14:textId="6D016DB5" w:rsidR="00CA7D31" w:rsidRPr="00AB7C04" w:rsidRDefault="00CA7D31" w:rsidP="00C440FC">
            <w:pPr>
              <w:widowControl/>
              <w:jc w:val="center"/>
              <w:rPr>
                <w:rFonts w:ascii="Calibri" w:eastAsia="等线" w:hAnsi="Calibri" w:cs="Times New Roman"/>
              </w:rPr>
            </w:pPr>
          </w:p>
        </w:tc>
        <w:tc>
          <w:tcPr>
            <w:tcW w:w="1134" w:type="pct"/>
            <w:gridSpan w:val="3"/>
          </w:tcPr>
          <w:p w14:paraId="59AC2623" w14:textId="57BF1215" w:rsidR="00CA7D31" w:rsidRPr="00AB7C04" w:rsidRDefault="00CA7D31" w:rsidP="00C440FC">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.26 (1.13, 1.41)</w:t>
            </w:r>
          </w:p>
        </w:tc>
        <w:tc>
          <w:tcPr>
            <w:tcW w:w="164" w:type="pct"/>
          </w:tcPr>
          <w:p w14:paraId="3C3FFD42" w14:textId="77777777" w:rsidR="00CA7D31" w:rsidRPr="00AB7C04" w:rsidRDefault="00CA7D31" w:rsidP="00C440FC">
            <w:pPr>
              <w:widowControl/>
              <w:jc w:val="left"/>
              <w:rPr>
                <w:rFonts w:ascii="Calibri" w:eastAsia="等线" w:hAnsi="Calibri" w:cs="Times New Roman"/>
              </w:rPr>
            </w:pPr>
          </w:p>
        </w:tc>
        <w:tc>
          <w:tcPr>
            <w:tcW w:w="1559" w:type="pct"/>
            <w:gridSpan w:val="3"/>
          </w:tcPr>
          <w:p w14:paraId="2080BD3D" w14:textId="5B4F027C" w:rsidR="00CA7D31" w:rsidRPr="00AB7C04" w:rsidRDefault="00CA7D31" w:rsidP="00CA7D31">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.17 (1.07, 1.28)</w:t>
            </w:r>
          </w:p>
        </w:tc>
      </w:tr>
      <w:tr w:rsidR="00CA7D31" w:rsidRPr="00AB7C04" w14:paraId="3EE6A2F0" w14:textId="77777777" w:rsidTr="006A3B26">
        <w:tc>
          <w:tcPr>
            <w:tcW w:w="1124" w:type="pct"/>
          </w:tcPr>
          <w:p w14:paraId="3D8F2504" w14:textId="11AE5212" w:rsidR="00CA7D31" w:rsidRPr="00AB7C04" w:rsidRDefault="00CA7D31" w:rsidP="00710EE1">
            <w:pPr>
              <w:widowControl/>
              <w:ind w:firstLineChars="200" w:firstLine="440"/>
              <w:rPr>
                <w:rFonts w:ascii="Calibri" w:eastAsia="等线" w:hAnsi="Calibri" w:cs="Times New Roman"/>
              </w:rPr>
            </w:pPr>
            <w:r w:rsidRPr="00710EE1">
              <w:rPr>
                <w:rFonts w:ascii="Calibri" w:eastAsia="等线" w:hAnsi="Calibri" w:cs="Times New Roman" w:hint="eastAsia"/>
                <w:i/>
                <w:iCs/>
              </w:rPr>
              <w:t>P</w:t>
            </w:r>
            <w:r>
              <w:rPr>
                <w:rFonts w:ascii="Calibri" w:eastAsia="等线" w:hAnsi="Calibri" w:cs="Times New Roman"/>
              </w:rPr>
              <w:t xml:space="preserve"> value</w:t>
            </w:r>
          </w:p>
        </w:tc>
        <w:tc>
          <w:tcPr>
            <w:tcW w:w="841" w:type="pct"/>
          </w:tcPr>
          <w:p w14:paraId="378BDE39" w14:textId="77777777" w:rsidR="00CA7D31" w:rsidRDefault="00CA7D31" w:rsidP="00C440FC">
            <w:pPr>
              <w:widowControl/>
              <w:jc w:val="left"/>
              <w:rPr>
                <w:rFonts w:ascii="Calibri" w:eastAsia="等线" w:hAnsi="Calibri" w:cs="Times New Roman"/>
              </w:rPr>
            </w:pPr>
          </w:p>
        </w:tc>
        <w:tc>
          <w:tcPr>
            <w:tcW w:w="177" w:type="pct"/>
          </w:tcPr>
          <w:p w14:paraId="0BD90D66" w14:textId="77777777" w:rsidR="00CA7D31" w:rsidRPr="00AB7C04" w:rsidRDefault="00CA7D31" w:rsidP="00C440FC">
            <w:pPr>
              <w:widowControl/>
              <w:jc w:val="center"/>
              <w:rPr>
                <w:rFonts w:ascii="Calibri" w:eastAsia="等线" w:hAnsi="Calibri" w:cs="Times New Roman"/>
              </w:rPr>
            </w:pPr>
          </w:p>
        </w:tc>
        <w:tc>
          <w:tcPr>
            <w:tcW w:w="1134" w:type="pct"/>
            <w:gridSpan w:val="3"/>
          </w:tcPr>
          <w:p w14:paraId="605FB80A" w14:textId="07BD1A76" w:rsidR="00CA7D31" w:rsidRDefault="00CA7D31" w:rsidP="00C440FC">
            <w:pPr>
              <w:widowControl/>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.793</w:t>
            </w:r>
          </w:p>
        </w:tc>
        <w:tc>
          <w:tcPr>
            <w:tcW w:w="164" w:type="pct"/>
          </w:tcPr>
          <w:p w14:paraId="53243704" w14:textId="77777777" w:rsidR="00CA7D31" w:rsidRPr="00AB7C04" w:rsidRDefault="00CA7D31" w:rsidP="00C440FC">
            <w:pPr>
              <w:widowControl/>
              <w:jc w:val="left"/>
              <w:rPr>
                <w:rFonts w:ascii="Calibri" w:eastAsia="等线" w:hAnsi="Calibri" w:cs="Times New Roman"/>
              </w:rPr>
            </w:pPr>
          </w:p>
        </w:tc>
        <w:tc>
          <w:tcPr>
            <w:tcW w:w="1559" w:type="pct"/>
            <w:gridSpan w:val="3"/>
          </w:tcPr>
          <w:p w14:paraId="2352E9F8" w14:textId="0F4EEA66" w:rsidR="00CA7D31" w:rsidRDefault="00CA7D31" w:rsidP="00710EE1">
            <w:pPr>
              <w:widowControl/>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.814</w:t>
            </w:r>
          </w:p>
        </w:tc>
      </w:tr>
      <w:tr w:rsidR="00332F97" w:rsidRPr="00AB7C04" w14:paraId="5C1BD431" w14:textId="77777777" w:rsidTr="006A3B26">
        <w:tc>
          <w:tcPr>
            <w:tcW w:w="1124" w:type="pct"/>
          </w:tcPr>
          <w:p w14:paraId="7504C73D" w14:textId="08A9CFA6" w:rsidR="00332F97" w:rsidRPr="00710EE1" w:rsidRDefault="00332F97" w:rsidP="00C440FC">
            <w:pPr>
              <w:widowControl/>
              <w:jc w:val="left"/>
              <w:rPr>
                <w:rFonts w:ascii="Calibri" w:eastAsia="等线" w:hAnsi="Calibri" w:cs="Times New Roman"/>
                <w:vertAlign w:val="superscript"/>
              </w:rPr>
            </w:pPr>
            <w:r>
              <w:rPr>
                <w:rFonts w:ascii="Calibri" w:eastAsia="等线" w:hAnsi="Calibri" w:cs="Calibri" w:hint="eastAsia"/>
              </w:rPr>
              <w:t>C9</w:t>
            </w:r>
            <w:r w:rsidRPr="00C16523">
              <w:rPr>
                <w:rFonts w:ascii="Calibri" w:eastAsia="等线" w:hAnsi="Calibri" w:cs="Calibri"/>
                <w:i/>
                <w:iCs/>
              </w:rPr>
              <w:t>orf</w:t>
            </w:r>
            <w:r>
              <w:rPr>
                <w:rFonts w:ascii="Calibri" w:eastAsia="等线" w:hAnsi="Calibri" w:cs="Calibri" w:hint="eastAsia"/>
              </w:rPr>
              <w:t>72</w:t>
            </w:r>
            <w:r>
              <w:rPr>
                <w:rFonts w:ascii="Calibri" w:eastAsia="等线" w:hAnsi="Calibri" w:cs="Calibri"/>
              </w:rPr>
              <w:t xml:space="preserve"> repeat expansion</w:t>
            </w:r>
            <w:r w:rsidR="00710EE1">
              <w:rPr>
                <w:rFonts w:ascii="Calibri" w:eastAsia="等线" w:hAnsi="Calibri" w:cs="Calibri"/>
                <w:vertAlign w:val="superscript"/>
              </w:rPr>
              <w:t>b</w:t>
            </w:r>
            <w:r w:rsidR="00BD593D">
              <w:rPr>
                <w:rFonts w:ascii="Calibri" w:eastAsia="等线" w:hAnsi="Calibri" w:cs="Calibri"/>
                <w:vertAlign w:val="superscript"/>
              </w:rPr>
              <w:t>,c</w:t>
            </w:r>
          </w:p>
        </w:tc>
        <w:tc>
          <w:tcPr>
            <w:tcW w:w="841" w:type="pct"/>
          </w:tcPr>
          <w:p w14:paraId="535C6339" w14:textId="77777777" w:rsidR="00332F97" w:rsidRDefault="00332F97" w:rsidP="00C440FC">
            <w:pPr>
              <w:widowControl/>
              <w:jc w:val="left"/>
              <w:rPr>
                <w:rFonts w:ascii="Calibri" w:eastAsia="等线" w:hAnsi="Calibri" w:cs="Times New Roman"/>
              </w:rPr>
            </w:pPr>
          </w:p>
        </w:tc>
        <w:tc>
          <w:tcPr>
            <w:tcW w:w="177" w:type="pct"/>
          </w:tcPr>
          <w:p w14:paraId="1A57697C" w14:textId="77777777" w:rsidR="00332F97" w:rsidRPr="00AB7C04" w:rsidRDefault="00332F97" w:rsidP="00C440FC">
            <w:pPr>
              <w:widowControl/>
              <w:jc w:val="center"/>
              <w:rPr>
                <w:rFonts w:ascii="Calibri" w:eastAsia="等线" w:hAnsi="Calibri" w:cs="Times New Roman"/>
              </w:rPr>
            </w:pPr>
          </w:p>
        </w:tc>
        <w:tc>
          <w:tcPr>
            <w:tcW w:w="446" w:type="pct"/>
          </w:tcPr>
          <w:p w14:paraId="2676837A" w14:textId="77777777" w:rsidR="00332F97" w:rsidRDefault="00332F97" w:rsidP="00C440FC">
            <w:pPr>
              <w:widowControl/>
              <w:jc w:val="center"/>
              <w:rPr>
                <w:rFonts w:ascii="Calibri" w:eastAsia="等线" w:hAnsi="Calibri" w:cs="Times New Roman"/>
              </w:rPr>
            </w:pPr>
          </w:p>
        </w:tc>
        <w:tc>
          <w:tcPr>
            <w:tcW w:w="156" w:type="pct"/>
          </w:tcPr>
          <w:p w14:paraId="2B9EB976" w14:textId="77777777" w:rsidR="00332F97" w:rsidRPr="00AB7C04" w:rsidRDefault="00332F97" w:rsidP="00C440FC">
            <w:pPr>
              <w:widowControl/>
              <w:jc w:val="center"/>
              <w:rPr>
                <w:rFonts w:ascii="Calibri" w:eastAsia="等线" w:hAnsi="Calibri" w:cs="Times New Roman"/>
              </w:rPr>
            </w:pPr>
          </w:p>
        </w:tc>
        <w:tc>
          <w:tcPr>
            <w:tcW w:w="532" w:type="pct"/>
          </w:tcPr>
          <w:p w14:paraId="033DAB0E" w14:textId="77777777" w:rsidR="00332F97" w:rsidRDefault="00332F97" w:rsidP="00C440FC">
            <w:pPr>
              <w:widowControl/>
              <w:jc w:val="center"/>
              <w:rPr>
                <w:rFonts w:ascii="Calibri" w:eastAsia="等线" w:hAnsi="Calibri" w:cs="Times New Roman"/>
              </w:rPr>
            </w:pPr>
          </w:p>
        </w:tc>
        <w:tc>
          <w:tcPr>
            <w:tcW w:w="164" w:type="pct"/>
          </w:tcPr>
          <w:p w14:paraId="6FD7DAA0" w14:textId="77777777" w:rsidR="00332F97" w:rsidRPr="00AB7C04" w:rsidRDefault="00332F97" w:rsidP="00C440FC">
            <w:pPr>
              <w:widowControl/>
              <w:jc w:val="left"/>
              <w:rPr>
                <w:rFonts w:ascii="Calibri" w:eastAsia="等线" w:hAnsi="Calibri" w:cs="Times New Roman"/>
              </w:rPr>
            </w:pPr>
          </w:p>
        </w:tc>
        <w:tc>
          <w:tcPr>
            <w:tcW w:w="661" w:type="pct"/>
          </w:tcPr>
          <w:p w14:paraId="46EB2237" w14:textId="77777777" w:rsidR="00332F97" w:rsidRDefault="00332F97" w:rsidP="00C440FC">
            <w:pPr>
              <w:widowControl/>
              <w:jc w:val="left"/>
              <w:rPr>
                <w:rFonts w:ascii="Calibri" w:eastAsia="等线" w:hAnsi="Calibri" w:cs="Times New Roman"/>
              </w:rPr>
            </w:pPr>
          </w:p>
        </w:tc>
        <w:tc>
          <w:tcPr>
            <w:tcW w:w="156" w:type="pct"/>
          </w:tcPr>
          <w:p w14:paraId="458C6CB9" w14:textId="77777777" w:rsidR="00332F97" w:rsidRDefault="00332F97" w:rsidP="00C440FC">
            <w:pPr>
              <w:widowControl/>
              <w:jc w:val="left"/>
              <w:rPr>
                <w:rFonts w:ascii="Calibri" w:eastAsia="等线" w:hAnsi="Calibri" w:cs="Times New Roman"/>
              </w:rPr>
            </w:pPr>
          </w:p>
        </w:tc>
        <w:tc>
          <w:tcPr>
            <w:tcW w:w="743" w:type="pct"/>
          </w:tcPr>
          <w:p w14:paraId="3733DFC2" w14:textId="77777777" w:rsidR="00332F97" w:rsidRDefault="00332F97" w:rsidP="00C440FC">
            <w:pPr>
              <w:widowControl/>
              <w:jc w:val="left"/>
              <w:rPr>
                <w:rFonts w:ascii="Calibri" w:eastAsia="等线" w:hAnsi="Calibri" w:cs="Times New Roman"/>
              </w:rPr>
            </w:pPr>
          </w:p>
        </w:tc>
      </w:tr>
      <w:tr w:rsidR="00CA7D31" w:rsidRPr="00AB7C04" w14:paraId="4EB65137" w14:textId="77777777" w:rsidTr="006A3B26">
        <w:tc>
          <w:tcPr>
            <w:tcW w:w="1124" w:type="pct"/>
          </w:tcPr>
          <w:p w14:paraId="32A836EA" w14:textId="062F70E3" w:rsidR="00CA7D31" w:rsidRPr="00AB7C04" w:rsidRDefault="00CA7D31" w:rsidP="00332F97">
            <w:pPr>
              <w:widowControl/>
              <w:jc w:val="left"/>
              <w:rPr>
                <w:rFonts w:ascii="Calibri" w:eastAsia="等线" w:hAnsi="Calibri" w:cs="Times New Roman"/>
              </w:rPr>
            </w:pPr>
            <w:r>
              <w:rPr>
                <w:rFonts w:ascii="Calibri" w:eastAsia="等线" w:hAnsi="Calibri" w:cs="Calibri"/>
                <w:lang w:val="en-US"/>
              </w:rPr>
              <w:t xml:space="preserve">    </w:t>
            </w:r>
            <w:r>
              <w:rPr>
                <w:rFonts w:ascii="Calibri" w:eastAsia="等线" w:hAnsi="Calibri" w:cs="Calibri" w:hint="eastAsia"/>
                <w:lang w:val="en-US"/>
              </w:rPr>
              <w:t>Y</w:t>
            </w:r>
            <w:r>
              <w:rPr>
                <w:rFonts w:ascii="Calibri" w:eastAsia="等线" w:hAnsi="Calibri" w:cs="Calibri"/>
                <w:lang w:val="en-US"/>
              </w:rPr>
              <w:t>es</w:t>
            </w:r>
          </w:p>
        </w:tc>
        <w:tc>
          <w:tcPr>
            <w:tcW w:w="841" w:type="pct"/>
          </w:tcPr>
          <w:p w14:paraId="7A4F840C" w14:textId="087DF85A" w:rsidR="00CA7D31" w:rsidRDefault="00CA7D31" w:rsidP="00332F97">
            <w:pPr>
              <w:widowControl/>
              <w:jc w:val="left"/>
              <w:rPr>
                <w:rFonts w:ascii="Calibri" w:eastAsia="等线" w:hAnsi="Calibri" w:cs="Times New Roman"/>
              </w:rPr>
            </w:pPr>
            <w:r>
              <w:rPr>
                <w:rFonts w:ascii="Calibri" w:eastAsia="等线" w:hAnsi="Calibri" w:cs="Calibri" w:hint="eastAsia"/>
                <w:lang w:val="en-US"/>
              </w:rPr>
              <w:t>8</w:t>
            </w:r>
            <w:r>
              <w:rPr>
                <w:rFonts w:ascii="Calibri" w:eastAsia="等线" w:hAnsi="Calibri" w:cs="Calibri"/>
                <w:lang w:val="en-US"/>
              </w:rPr>
              <w:t>9/4024</w:t>
            </w:r>
          </w:p>
        </w:tc>
        <w:tc>
          <w:tcPr>
            <w:tcW w:w="177" w:type="pct"/>
          </w:tcPr>
          <w:p w14:paraId="5789C6C8" w14:textId="77777777" w:rsidR="00CA7D31" w:rsidRPr="00AB7C04" w:rsidRDefault="00CA7D31" w:rsidP="00332F97">
            <w:pPr>
              <w:widowControl/>
              <w:jc w:val="center"/>
              <w:rPr>
                <w:rFonts w:ascii="Calibri" w:eastAsia="等线" w:hAnsi="Calibri" w:cs="Times New Roman"/>
              </w:rPr>
            </w:pPr>
          </w:p>
        </w:tc>
        <w:tc>
          <w:tcPr>
            <w:tcW w:w="1134" w:type="pct"/>
            <w:gridSpan w:val="3"/>
          </w:tcPr>
          <w:p w14:paraId="0F495307" w14:textId="36769536" w:rsidR="00CA7D31" w:rsidRDefault="00CA7D31" w:rsidP="00332F97">
            <w:pPr>
              <w:widowControl/>
              <w:jc w:val="center"/>
              <w:rPr>
                <w:rFonts w:ascii="Calibri" w:eastAsia="等线" w:hAnsi="Calibri" w:cs="Times New Roman"/>
              </w:rPr>
            </w:pPr>
            <w:r>
              <w:rPr>
                <w:rFonts w:ascii="Calibri" w:eastAsia="等线" w:hAnsi="Calibri" w:cs="Calibri"/>
                <w:lang w:val="en-US"/>
              </w:rPr>
              <w:t>1.16 (0.89, 1.51)</w:t>
            </w:r>
          </w:p>
        </w:tc>
        <w:tc>
          <w:tcPr>
            <w:tcW w:w="164" w:type="pct"/>
          </w:tcPr>
          <w:p w14:paraId="0B02E84C" w14:textId="77777777" w:rsidR="00CA7D31" w:rsidRPr="00AB7C04" w:rsidRDefault="00CA7D31" w:rsidP="00332F97">
            <w:pPr>
              <w:widowControl/>
              <w:jc w:val="left"/>
              <w:rPr>
                <w:rFonts w:ascii="Calibri" w:eastAsia="等线" w:hAnsi="Calibri" w:cs="Times New Roman"/>
              </w:rPr>
            </w:pPr>
          </w:p>
        </w:tc>
        <w:tc>
          <w:tcPr>
            <w:tcW w:w="1559" w:type="pct"/>
            <w:gridSpan w:val="3"/>
          </w:tcPr>
          <w:p w14:paraId="4E20785C" w14:textId="7E69C780" w:rsidR="00CA7D31" w:rsidRDefault="00CA7D31" w:rsidP="00CA7D31">
            <w:pPr>
              <w:widowControl/>
              <w:jc w:val="center"/>
              <w:rPr>
                <w:rFonts w:ascii="Calibri" w:eastAsia="等线" w:hAnsi="Calibri" w:cs="Times New Roman"/>
              </w:rPr>
            </w:pPr>
            <w:r>
              <w:rPr>
                <w:rFonts w:ascii="Calibri" w:eastAsia="等线" w:hAnsi="Calibri" w:cs="Calibri" w:hint="eastAsia"/>
                <w:lang w:val="en-US"/>
              </w:rPr>
              <w:t>1</w:t>
            </w:r>
            <w:r>
              <w:rPr>
                <w:rFonts w:ascii="Calibri" w:eastAsia="等线" w:hAnsi="Calibri" w:cs="Calibri"/>
                <w:lang w:val="en-US"/>
              </w:rPr>
              <w:t>.04 (0.85, 1.27)</w:t>
            </w:r>
          </w:p>
        </w:tc>
      </w:tr>
      <w:tr w:rsidR="00CA7D31" w:rsidRPr="00AB7C04" w14:paraId="67103D19" w14:textId="77777777" w:rsidTr="006A3B26">
        <w:tc>
          <w:tcPr>
            <w:tcW w:w="1124" w:type="pct"/>
            <w:tcBorders>
              <w:bottom w:val="single" w:sz="4" w:space="0" w:color="auto"/>
            </w:tcBorders>
          </w:tcPr>
          <w:p w14:paraId="774B7358" w14:textId="62E05AB7" w:rsidR="00CA7D31" w:rsidRPr="00AB7C04" w:rsidRDefault="00CA7D31" w:rsidP="00332F97">
            <w:pPr>
              <w:widowControl/>
              <w:jc w:val="left"/>
              <w:rPr>
                <w:rFonts w:ascii="Calibri" w:eastAsia="等线" w:hAnsi="Calibri" w:cs="Times New Roman"/>
              </w:rPr>
            </w:pPr>
            <w:r>
              <w:rPr>
                <w:rFonts w:ascii="Calibri" w:eastAsia="等线" w:hAnsi="Calibri" w:cs="Calibri"/>
                <w:lang w:val="en-US"/>
              </w:rPr>
              <w:t xml:space="preserve">    </w:t>
            </w:r>
            <w:r>
              <w:rPr>
                <w:rFonts w:ascii="Calibri" w:eastAsia="等线" w:hAnsi="Calibri" w:cs="Calibri" w:hint="eastAsia"/>
                <w:lang w:val="en-US"/>
              </w:rPr>
              <w:t>N</w:t>
            </w:r>
            <w:r>
              <w:rPr>
                <w:rFonts w:ascii="Calibri" w:eastAsia="等线" w:hAnsi="Calibri" w:cs="Calibri"/>
                <w:lang w:val="en-US"/>
              </w:rPr>
              <w:t>o</w:t>
            </w:r>
          </w:p>
        </w:tc>
        <w:tc>
          <w:tcPr>
            <w:tcW w:w="841" w:type="pct"/>
            <w:tcBorders>
              <w:bottom w:val="single" w:sz="4" w:space="0" w:color="auto"/>
            </w:tcBorders>
          </w:tcPr>
          <w:p w14:paraId="2494EACF" w14:textId="0CFF577C" w:rsidR="00CA7D31" w:rsidRDefault="00CA7D31" w:rsidP="00332F97">
            <w:pPr>
              <w:widowControl/>
              <w:jc w:val="left"/>
              <w:rPr>
                <w:rFonts w:ascii="Calibri" w:eastAsia="等线" w:hAnsi="Calibri" w:cs="Times New Roman"/>
              </w:rPr>
            </w:pPr>
            <w:r>
              <w:rPr>
                <w:rFonts w:ascii="Calibri" w:eastAsia="等线" w:hAnsi="Calibri" w:cs="Calibri" w:hint="eastAsia"/>
                <w:lang w:val="en-US"/>
              </w:rPr>
              <w:t>1</w:t>
            </w:r>
            <w:r>
              <w:rPr>
                <w:rFonts w:ascii="Calibri" w:eastAsia="等线" w:hAnsi="Calibri" w:cs="Calibri"/>
                <w:lang w:val="en-US"/>
              </w:rPr>
              <w:t>408/4024</w:t>
            </w:r>
          </w:p>
        </w:tc>
        <w:tc>
          <w:tcPr>
            <w:tcW w:w="177" w:type="pct"/>
            <w:tcBorders>
              <w:bottom w:val="single" w:sz="4" w:space="0" w:color="auto"/>
            </w:tcBorders>
          </w:tcPr>
          <w:p w14:paraId="0000DA26" w14:textId="77777777" w:rsidR="00CA7D31" w:rsidRPr="00AB7C04" w:rsidRDefault="00CA7D31" w:rsidP="00332F97">
            <w:pPr>
              <w:widowControl/>
              <w:jc w:val="center"/>
              <w:rPr>
                <w:rFonts w:ascii="Calibri" w:eastAsia="等线" w:hAnsi="Calibri" w:cs="Times New Roman"/>
              </w:rPr>
            </w:pPr>
          </w:p>
        </w:tc>
        <w:tc>
          <w:tcPr>
            <w:tcW w:w="1134" w:type="pct"/>
            <w:gridSpan w:val="3"/>
            <w:tcBorders>
              <w:bottom w:val="single" w:sz="4" w:space="0" w:color="auto"/>
            </w:tcBorders>
          </w:tcPr>
          <w:p w14:paraId="49D2ABED" w14:textId="74DCB8D0" w:rsidR="00CA7D31" w:rsidRDefault="00CA7D31" w:rsidP="00332F97">
            <w:pPr>
              <w:widowControl/>
              <w:jc w:val="center"/>
              <w:rPr>
                <w:rFonts w:ascii="Calibri" w:eastAsia="等线" w:hAnsi="Calibri" w:cs="Times New Roman"/>
              </w:rPr>
            </w:pPr>
            <w:r>
              <w:rPr>
                <w:rFonts w:ascii="Calibri" w:eastAsia="等线" w:hAnsi="Calibri" w:cs="Calibri" w:hint="eastAsia"/>
                <w:lang w:val="en-US"/>
              </w:rPr>
              <w:t>1</w:t>
            </w:r>
            <w:r>
              <w:rPr>
                <w:rFonts w:ascii="Calibri" w:eastAsia="等线" w:hAnsi="Calibri" w:cs="Calibri"/>
                <w:lang w:val="en-US"/>
              </w:rPr>
              <w:t>.24 (1.13, 1.34)</w:t>
            </w:r>
          </w:p>
        </w:tc>
        <w:tc>
          <w:tcPr>
            <w:tcW w:w="164" w:type="pct"/>
            <w:tcBorders>
              <w:bottom w:val="single" w:sz="4" w:space="0" w:color="auto"/>
            </w:tcBorders>
          </w:tcPr>
          <w:p w14:paraId="321A901F" w14:textId="77777777" w:rsidR="00CA7D31" w:rsidRPr="00AB7C04" w:rsidRDefault="00CA7D31" w:rsidP="00332F97">
            <w:pPr>
              <w:widowControl/>
              <w:jc w:val="left"/>
              <w:rPr>
                <w:rFonts w:ascii="Calibri" w:eastAsia="等线" w:hAnsi="Calibri" w:cs="Times New Roman"/>
              </w:rPr>
            </w:pPr>
          </w:p>
        </w:tc>
        <w:tc>
          <w:tcPr>
            <w:tcW w:w="1559" w:type="pct"/>
            <w:gridSpan w:val="3"/>
            <w:tcBorders>
              <w:bottom w:val="single" w:sz="4" w:space="0" w:color="auto"/>
            </w:tcBorders>
          </w:tcPr>
          <w:p w14:paraId="086D6033" w14:textId="3B17889D" w:rsidR="00CA7D31" w:rsidRDefault="00CA7D31" w:rsidP="00CA7D31">
            <w:pPr>
              <w:widowControl/>
              <w:jc w:val="center"/>
              <w:rPr>
                <w:rFonts w:ascii="Calibri" w:eastAsia="等线" w:hAnsi="Calibri" w:cs="Times New Roman"/>
              </w:rPr>
            </w:pPr>
            <w:r>
              <w:rPr>
                <w:rFonts w:ascii="Calibri" w:eastAsia="等线" w:hAnsi="Calibri" w:cs="Calibri" w:hint="eastAsia"/>
                <w:lang w:val="en-US"/>
              </w:rPr>
              <w:t>1</w:t>
            </w:r>
            <w:r>
              <w:rPr>
                <w:rFonts w:ascii="Calibri" w:eastAsia="等线" w:hAnsi="Calibri" w:cs="Calibri"/>
                <w:lang w:val="en-US"/>
              </w:rPr>
              <w:t>.17 (1.10</w:t>
            </w:r>
            <w:r>
              <w:rPr>
                <w:rFonts w:ascii="Calibri" w:eastAsia="等线" w:hAnsi="Calibri" w:cs="Calibri" w:hint="eastAsia"/>
                <w:lang w:val="en-US"/>
              </w:rPr>
              <w:t>,</w:t>
            </w:r>
            <w:r>
              <w:rPr>
                <w:rFonts w:ascii="Calibri" w:eastAsia="等线" w:hAnsi="Calibri" w:cs="Calibri"/>
                <w:lang w:val="en-US"/>
              </w:rPr>
              <w:t xml:space="preserve"> 1.25)</w:t>
            </w:r>
          </w:p>
        </w:tc>
      </w:tr>
      <w:tr w:rsidR="00CA7D31" w:rsidRPr="00AB7C04" w14:paraId="42AA4BD0" w14:textId="77777777" w:rsidTr="006A3B26">
        <w:tc>
          <w:tcPr>
            <w:tcW w:w="1124" w:type="pct"/>
            <w:tcBorders>
              <w:top w:val="single" w:sz="4" w:space="0" w:color="auto"/>
            </w:tcBorders>
          </w:tcPr>
          <w:p w14:paraId="64030B67" w14:textId="7A9981FA" w:rsidR="00CA7D31" w:rsidRDefault="00CA7D31" w:rsidP="00710EE1">
            <w:pPr>
              <w:widowControl/>
              <w:ind w:firstLineChars="200" w:firstLine="440"/>
              <w:jc w:val="left"/>
              <w:rPr>
                <w:rFonts w:ascii="Calibri" w:eastAsia="等线" w:hAnsi="Calibri" w:cs="Calibri"/>
              </w:rPr>
            </w:pPr>
            <w:r w:rsidRPr="00710EE1">
              <w:rPr>
                <w:rFonts w:ascii="Calibri" w:eastAsia="等线" w:hAnsi="Calibri" w:cs="Times New Roman" w:hint="eastAsia"/>
                <w:i/>
                <w:iCs/>
              </w:rPr>
              <w:t>P</w:t>
            </w:r>
            <w:r>
              <w:rPr>
                <w:rFonts w:ascii="Calibri" w:eastAsia="等线" w:hAnsi="Calibri" w:cs="Times New Roman"/>
              </w:rPr>
              <w:t xml:space="preserve"> value</w:t>
            </w:r>
          </w:p>
        </w:tc>
        <w:tc>
          <w:tcPr>
            <w:tcW w:w="841" w:type="pct"/>
            <w:tcBorders>
              <w:top w:val="single" w:sz="4" w:space="0" w:color="auto"/>
            </w:tcBorders>
          </w:tcPr>
          <w:p w14:paraId="63D94D21" w14:textId="77777777" w:rsidR="00CA7D31" w:rsidRDefault="00CA7D31" w:rsidP="00332F97">
            <w:pPr>
              <w:widowControl/>
              <w:jc w:val="left"/>
              <w:rPr>
                <w:rFonts w:ascii="Calibri" w:eastAsia="等线" w:hAnsi="Calibri" w:cs="Calibri"/>
              </w:rPr>
            </w:pPr>
          </w:p>
        </w:tc>
        <w:tc>
          <w:tcPr>
            <w:tcW w:w="177" w:type="pct"/>
            <w:tcBorders>
              <w:top w:val="single" w:sz="4" w:space="0" w:color="auto"/>
            </w:tcBorders>
          </w:tcPr>
          <w:p w14:paraId="2270CC3F" w14:textId="77777777" w:rsidR="00CA7D31" w:rsidRPr="00AB7C04" w:rsidRDefault="00CA7D31" w:rsidP="00332F97">
            <w:pPr>
              <w:widowControl/>
              <w:jc w:val="center"/>
              <w:rPr>
                <w:rFonts w:ascii="Calibri" w:eastAsia="等线" w:hAnsi="Calibri" w:cs="Times New Roman"/>
              </w:rPr>
            </w:pPr>
          </w:p>
        </w:tc>
        <w:tc>
          <w:tcPr>
            <w:tcW w:w="1134" w:type="pct"/>
            <w:gridSpan w:val="3"/>
            <w:tcBorders>
              <w:top w:val="single" w:sz="4" w:space="0" w:color="auto"/>
            </w:tcBorders>
          </w:tcPr>
          <w:p w14:paraId="0D65B7D1" w14:textId="7B08F2A1" w:rsidR="00CA7D31" w:rsidRDefault="00CA7D31" w:rsidP="00332F97">
            <w:pPr>
              <w:widowControl/>
              <w:jc w:val="center"/>
              <w:rPr>
                <w:rFonts w:ascii="Calibri" w:eastAsia="等线" w:hAnsi="Calibri" w:cs="Calibri"/>
              </w:rPr>
            </w:pPr>
            <w:r>
              <w:rPr>
                <w:rFonts w:ascii="Calibri" w:eastAsia="等线" w:hAnsi="Calibri" w:cs="Calibri" w:hint="eastAsia"/>
              </w:rPr>
              <w:t>0</w:t>
            </w:r>
            <w:r>
              <w:rPr>
                <w:rFonts w:ascii="Calibri" w:eastAsia="等线" w:hAnsi="Calibri" w:cs="Calibri"/>
              </w:rPr>
              <w:t>.440</w:t>
            </w:r>
          </w:p>
        </w:tc>
        <w:tc>
          <w:tcPr>
            <w:tcW w:w="164" w:type="pct"/>
            <w:tcBorders>
              <w:top w:val="single" w:sz="4" w:space="0" w:color="auto"/>
            </w:tcBorders>
          </w:tcPr>
          <w:p w14:paraId="1249954F" w14:textId="77777777" w:rsidR="00CA7D31" w:rsidRPr="00AB7C04" w:rsidRDefault="00CA7D31" w:rsidP="00332F97">
            <w:pPr>
              <w:widowControl/>
              <w:jc w:val="left"/>
              <w:rPr>
                <w:rFonts w:ascii="Calibri" w:eastAsia="等线" w:hAnsi="Calibri" w:cs="Times New Roman"/>
              </w:rPr>
            </w:pPr>
          </w:p>
        </w:tc>
        <w:tc>
          <w:tcPr>
            <w:tcW w:w="1559" w:type="pct"/>
            <w:gridSpan w:val="3"/>
            <w:tcBorders>
              <w:top w:val="single" w:sz="4" w:space="0" w:color="auto"/>
            </w:tcBorders>
          </w:tcPr>
          <w:p w14:paraId="5EFD9E2F" w14:textId="0592CD4F" w:rsidR="00CA7D31" w:rsidRDefault="00CA7D31" w:rsidP="00710EE1">
            <w:pPr>
              <w:widowControl/>
              <w:jc w:val="center"/>
              <w:rPr>
                <w:rFonts w:ascii="Calibri" w:eastAsia="等线" w:hAnsi="Calibri" w:cs="Calibri"/>
              </w:rPr>
            </w:pPr>
            <w:r>
              <w:rPr>
                <w:rFonts w:ascii="Calibri" w:eastAsia="等线" w:hAnsi="Calibri" w:cs="Calibri" w:hint="eastAsia"/>
              </w:rPr>
              <w:t>0</w:t>
            </w:r>
            <w:r>
              <w:rPr>
                <w:rFonts w:ascii="Calibri" w:eastAsia="等线" w:hAnsi="Calibri" w:cs="Calibri"/>
              </w:rPr>
              <w:t>.212</w:t>
            </w:r>
          </w:p>
        </w:tc>
      </w:tr>
    </w:tbl>
    <w:p w14:paraId="4761936F" w14:textId="482880B6" w:rsidR="00AB7C04" w:rsidRPr="00AB7C04" w:rsidRDefault="00AB7C04" w:rsidP="00BD593D">
      <w:pPr>
        <w:widowControl/>
        <w:spacing w:line="259" w:lineRule="auto"/>
        <w:jc w:val="left"/>
        <w:rPr>
          <w:rFonts w:ascii="Calibri" w:eastAsia="等线" w:hAnsi="Calibri" w:cs="Times New Roman"/>
          <w:kern w:val="0"/>
          <w:sz w:val="22"/>
        </w:rPr>
      </w:pPr>
      <w:bookmarkStart w:id="17" w:name="_Hlk34321713"/>
      <w:bookmarkEnd w:id="16"/>
      <w:r w:rsidRPr="00AB7C04">
        <w:rPr>
          <w:rFonts w:ascii="Calibri" w:eastAsia="等线" w:hAnsi="Calibri" w:cs="Times New Roman"/>
          <w:kern w:val="0"/>
          <w:sz w:val="22"/>
        </w:rPr>
        <w:t>Note: ALS, amyotrophic lateral sclerosis</w:t>
      </w:r>
      <w:r>
        <w:rPr>
          <w:rFonts w:ascii="Calibri" w:eastAsia="等线" w:hAnsi="Calibri" w:cs="Times New Roman"/>
          <w:kern w:val="0"/>
          <w:sz w:val="22"/>
        </w:rPr>
        <w:t>; UFP, ultrafine particles</w:t>
      </w:r>
    </w:p>
    <w:p w14:paraId="67826004" w14:textId="4F5E8BA1" w:rsidR="006C20F7" w:rsidRDefault="00AB7C04" w:rsidP="00BD593D">
      <w:pPr>
        <w:widowControl/>
        <w:spacing w:line="259" w:lineRule="auto"/>
        <w:jc w:val="left"/>
        <w:rPr>
          <w:rFonts w:ascii="Calibri" w:eastAsia="等线" w:hAnsi="Calibri" w:cs="Times New Roman"/>
          <w:kern w:val="0"/>
          <w:sz w:val="22"/>
        </w:rPr>
      </w:pPr>
      <w:bookmarkStart w:id="18" w:name="_Hlk50727954"/>
      <w:proofErr w:type="spellStart"/>
      <w:r w:rsidRPr="00AB7C04">
        <w:rPr>
          <w:rFonts w:ascii="Calibri" w:eastAsia="等线" w:hAnsi="Calibri" w:cs="Times New Roman"/>
          <w:kern w:val="0"/>
          <w:sz w:val="22"/>
          <w:vertAlign w:val="superscript"/>
        </w:rPr>
        <w:t>a</w:t>
      </w:r>
      <w:r w:rsidRPr="00AB7C04">
        <w:rPr>
          <w:rFonts w:ascii="Calibri" w:eastAsia="等线" w:hAnsi="Calibri" w:cs="Times New Roman"/>
          <w:kern w:val="0"/>
          <w:sz w:val="22"/>
        </w:rPr>
        <w:t>ORs</w:t>
      </w:r>
      <w:proofErr w:type="spellEnd"/>
      <w:r w:rsidRPr="00AB7C04">
        <w:rPr>
          <w:rFonts w:ascii="Calibri" w:eastAsia="等线" w:hAnsi="Calibri" w:cs="Times New Roman"/>
          <w:kern w:val="0"/>
          <w:sz w:val="22"/>
        </w:rPr>
        <w:t xml:space="preserve"> (95%CI) were presented as </w:t>
      </w:r>
      <w:r>
        <w:rPr>
          <w:rFonts w:ascii="Calibri" w:eastAsia="等线" w:hAnsi="Calibri" w:cs="Times New Roman"/>
          <w:kern w:val="0"/>
          <w:sz w:val="22"/>
        </w:rPr>
        <w:t>per</w:t>
      </w:r>
      <w:r w:rsidR="009D39BE">
        <w:rPr>
          <w:rFonts w:ascii="Calibri" w:eastAsia="等线" w:hAnsi="Calibri" w:cs="Times New Roman"/>
          <w:kern w:val="0"/>
          <w:sz w:val="22"/>
        </w:rPr>
        <w:t xml:space="preserve"> interquartile range increment:</w:t>
      </w:r>
      <w:r>
        <w:rPr>
          <w:rFonts w:ascii="Calibri" w:eastAsia="等线" w:hAnsi="Calibri" w:cs="Times New Roman"/>
          <w:kern w:val="0"/>
          <w:sz w:val="22"/>
        </w:rPr>
        <w:t xml:space="preserve"> </w:t>
      </w:r>
      <w:r w:rsidR="006C20F7">
        <w:rPr>
          <w:rFonts w:ascii="Calibri" w:eastAsia="等线" w:hAnsi="Calibri" w:cs="Times New Roman"/>
          <w:kern w:val="0"/>
          <w:sz w:val="22"/>
        </w:rPr>
        <w:t xml:space="preserve">7.4 </w:t>
      </w:r>
      <w:proofErr w:type="spellStart"/>
      <w:r w:rsidR="006C20F7" w:rsidRPr="006C20F7">
        <w:rPr>
          <w:rFonts w:ascii="Calibri" w:eastAsia="等线" w:hAnsi="Calibri" w:cs="Calibri"/>
          <w:kern w:val="0"/>
          <w:sz w:val="22"/>
        </w:rPr>
        <w:t>μg</w:t>
      </w:r>
      <w:proofErr w:type="spellEnd"/>
      <w:r w:rsidR="006C20F7" w:rsidRPr="006C20F7">
        <w:rPr>
          <w:rFonts w:ascii="Calibri" w:eastAsia="等线" w:hAnsi="Calibri" w:cs="Calibri"/>
          <w:kern w:val="0"/>
          <w:sz w:val="22"/>
        </w:rPr>
        <w:t>/m</w:t>
      </w:r>
      <w:r w:rsidR="006C20F7" w:rsidRPr="006C20F7">
        <w:rPr>
          <w:rFonts w:ascii="Calibri" w:eastAsia="等线" w:hAnsi="Calibri" w:cs="Calibri"/>
          <w:kern w:val="0"/>
          <w:sz w:val="22"/>
          <w:vertAlign w:val="superscript"/>
        </w:rPr>
        <w:t>3</w:t>
      </w:r>
      <w:r w:rsidR="006C20F7">
        <w:rPr>
          <w:rFonts w:ascii="Calibri" w:eastAsia="等线" w:hAnsi="Calibri" w:cs="Times New Roman"/>
          <w:kern w:val="0"/>
          <w:sz w:val="22"/>
        </w:rPr>
        <w:t xml:space="preserve"> </w:t>
      </w:r>
      <w:r w:rsidR="006C20F7">
        <w:rPr>
          <w:rFonts w:ascii="Calibri" w:eastAsia="等线" w:hAnsi="Calibri" w:cs="Times New Roman" w:hint="eastAsia"/>
          <w:kern w:val="0"/>
          <w:sz w:val="22"/>
        </w:rPr>
        <w:t>for</w:t>
      </w:r>
      <w:r w:rsidR="006C20F7">
        <w:rPr>
          <w:rFonts w:ascii="Calibri" w:eastAsia="等线" w:hAnsi="Calibri" w:cs="Times New Roman"/>
          <w:kern w:val="0"/>
          <w:sz w:val="22"/>
        </w:rPr>
        <w:t xml:space="preserve"> </w:t>
      </w:r>
      <w:r w:rsidR="006C20F7">
        <w:rPr>
          <w:rFonts w:ascii="Calibri" w:eastAsia="等线" w:hAnsi="Calibri" w:cs="Times New Roman" w:hint="eastAsia"/>
          <w:kern w:val="0"/>
          <w:sz w:val="22"/>
        </w:rPr>
        <w:t>NO</w:t>
      </w:r>
      <w:r w:rsidR="006C20F7" w:rsidRPr="00403DFF">
        <w:rPr>
          <w:rFonts w:ascii="Calibri" w:eastAsia="等线" w:hAnsi="Calibri" w:cs="Times New Roman" w:hint="eastAsia"/>
          <w:kern w:val="0"/>
          <w:sz w:val="22"/>
          <w:vertAlign w:val="subscript"/>
        </w:rPr>
        <w:t>2</w:t>
      </w:r>
      <w:r w:rsidR="006C20F7">
        <w:rPr>
          <w:rFonts w:ascii="Calibri" w:eastAsia="等线" w:hAnsi="Calibri" w:cs="Times New Roman"/>
          <w:kern w:val="0"/>
          <w:sz w:val="22"/>
        </w:rPr>
        <w:t xml:space="preserve">, </w:t>
      </w:r>
      <w:r w:rsidR="009D39BE">
        <w:rPr>
          <w:rFonts w:ascii="Calibri" w:eastAsia="等线" w:hAnsi="Calibri" w:cs="Times New Roman"/>
          <w:kern w:val="0"/>
          <w:sz w:val="22"/>
        </w:rPr>
        <w:t>12</w:t>
      </w:r>
      <w:r w:rsidR="00223ABA">
        <w:rPr>
          <w:rFonts w:ascii="Calibri" w:eastAsia="等线" w:hAnsi="Calibri" w:cs="Times New Roman"/>
          <w:kern w:val="0"/>
          <w:sz w:val="22"/>
        </w:rPr>
        <w:t>40</w:t>
      </w:r>
      <w:r w:rsidR="006C20F7">
        <w:rPr>
          <w:rFonts w:ascii="Calibri" w:eastAsia="等线" w:hAnsi="Calibri" w:cs="Times New Roman"/>
          <w:kern w:val="0"/>
          <w:sz w:val="22"/>
        </w:rPr>
        <w:t xml:space="preserve"> </w:t>
      </w:r>
      <w:r w:rsidR="009D39BE">
        <w:rPr>
          <w:rFonts w:ascii="Calibri" w:eastAsia="等线" w:hAnsi="Calibri" w:cs="Times New Roman"/>
          <w:kern w:val="0"/>
          <w:sz w:val="22"/>
        </w:rPr>
        <w:t>par</w:t>
      </w:r>
      <w:r>
        <w:rPr>
          <w:rFonts w:ascii="Calibri" w:eastAsia="等线" w:hAnsi="Calibri" w:cs="Times New Roman"/>
          <w:kern w:val="0"/>
          <w:sz w:val="22"/>
        </w:rPr>
        <w:t>ticle/cm</w:t>
      </w:r>
      <w:r>
        <w:rPr>
          <w:rFonts w:ascii="Calibri" w:eastAsia="等线" w:hAnsi="Calibri" w:cs="Times New Roman"/>
          <w:kern w:val="0"/>
          <w:sz w:val="22"/>
          <w:vertAlign w:val="superscript"/>
        </w:rPr>
        <w:t>3</w:t>
      </w:r>
      <w:r>
        <w:rPr>
          <w:rFonts w:ascii="Calibri" w:eastAsia="等线" w:hAnsi="Calibri" w:cs="Times New Roman"/>
          <w:kern w:val="0"/>
          <w:sz w:val="22"/>
        </w:rPr>
        <w:t xml:space="preserve"> for </w:t>
      </w:r>
      <w:r w:rsidR="009D39BE">
        <w:rPr>
          <w:rFonts w:ascii="Calibri" w:eastAsia="等线" w:hAnsi="Calibri" w:cs="Times New Roman"/>
          <w:kern w:val="0"/>
          <w:sz w:val="22"/>
        </w:rPr>
        <w:t>UFP</w:t>
      </w:r>
      <w:r>
        <w:rPr>
          <w:rFonts w:ascii="Calibri" w:eastAsia="等线" w:hAnsi="Calibri" w:cs="Times New Roman"/>
          <w:kern w:val="0"/>
          <w:sz w:val="22"/>
        </w:rPr>
        <w:t xml:space="preserve">, </w:t>
      </w:r>
      <w:r w:rsidR="009D39BE">
        <w:rPr>
          <w:rFonts w:ascii="Calibri" w:eastAsia="等线" w:hAnsi="Calibri" w:cs="Times New Roman"/>
          <w:kern w:val="0"/>
          <w:sz w:val="22"/>
        </w:rPr>
        <w:t>27.1</w:t>
      </w:r>
      <w:r w:rsidRPr="00AB7C04">
        <w:rPr>
          <w:rFonts w:ascii="Calibri" w:eastAsia="等线" w:hAnsi="Calibri" w:cs="Times New Roman"/>
          <w:kern w:val="0"/>
          <w:sz w:val="22"/>
        </w:rPr>
        <w:t xml:space="preserve"> ng/m</w:t>
      </w:r>
      <w:r w:rsidRPr="00AB7C04">
        <w:rPr>
          <w:rFonts w:ascii="Calibri" w:eastAsia="等线" w:hAnsi="Calibri" w:cs="Times New Roman"/>
          <w:kern w:val="0"/>
          <w:sz w:val="22"/>
          <w:vertAlign w:val="superscript"/>
        </w:rPr>
        <w:t>3</w:t>
      </w:r>
      <w:r w:rsidRPr="00AB7C04">
        <w:rPr>
          <w:rFonts w:ascii="Calibri" w:eastAsia="等线" w:hAnsi="Calibri" w:cs="Times New Roman"/>
          <w:kern w:val="0"/>
          <w:sz w:val="22"/>
        </w:rPr>
        <w:t xml:space="preserve"> for PM</w:t>
      </w:r>
      <w:r w:rsidRPr="00AB7C04">
        <w:rPr>
          <w:rFonts w:ascii="Calibri" w:eastAsia="等线" w:hAnsi="Calibri" w:cs="Times New Roman"/>
          <w:kern w:val="0"/>
          <w:sz w:val="22"/>
          <w:vertAlign w:val="subscript"/>
        </w:rPr>
        <w:t>2.5</w:t>
      </w:r>
      <w:r w:rsidRPr="00AB7C04">
        <w:rPr>
          <w:rFonts w:ascii="Calibri" w:eastAsia="等线" w:hAnsi="Calibri" w:cs="Times New Roman"/>
          <w:kern w:val="0"/>
          <w:sz w:val="22"/>
        </w:rPr>
        <w:t xml:space="preserve"> Fe and </w:t>
      </w:r>
      <w:r w:rsidR="009D39BE">
        <w:rPr>
          <w:rFonts w:ascii="Calibri" w:eastAsia="等线" w:hAnsi="Calibri" w:cs="Times New Roman"/>
          <w:kern w:val="0"/>
          <w:sz w:val="22"/>
        </w:rPr>
        <w:t>80.7</w:t>
      </w:r>
      <w:r w:rsidRPr="00AB7C04">
        <w:rPr>
          <w:rFonts w:ascii="Calibri" w:eastAsia="等线" w:hAnsi="Calibri" w:cs="Times New Roman"/>
          <w:kern w:val="0"/>
          <w:sz w:val="22"/>
        </w:rPr>
        <w:t xml:space="preserve"> ng/m</w:t>
      </w:r>
      <w:r w:rsidRPr="009D39BE">
        <w:rPr>
          <w:rFonts w:ascii="Calibri" w:eastAsia="等线" w:hAnsi="Calibri" w:cs="Times New Roman"/>
          <w:kern w:val="0"/>
          <w:sz w:val="22"/>
          <w:vertAlign w:val="superscript"/>
        </w:rPr>
        <w:t>3</w:t>
      </w:r>
      <w:r w:rsidRPr="00AB7C04">
        <w:rPr>
          <w:rFonts w:ascii="Calibri" w:eastAsia="等线" w:hAnsi="Calibri" w:cs="Times New Roman"/>
          <w:kern w:val="0"/>
          <w:sz w:val="22"/>
        </w:rPr>
        <w:t xml:space="preserve"> for PM10 Silicon. </w:t>
      </w:r>
      <w:bookmarkStart w:id="19" w:name="_Hlk61800654"/>
      <w:r w:rsidRPr="00AB7C04">
        <w:rPr>
          <w:rFonts w:ascii="Calibri" w:eastAsia="等线" w:hAnsi="Calibri" w:cs="Times New Roman"/>
          <w:kern w:val="0"/>
          <w:sz w:val="22"/>
        </w:rPr>
        <w:t xml:space="preserve">All results were adjusted for </w:t>
      </w:r>
      <w:r w:rsidR="00BD593D">
        <w:rPr>
          <w:rFonts w:ascii="Calibri" w:eastAsia="等线" w:hAnsi="Calibri" w:cs="Times New Roman"/>
          <w:kern w:val="0"/>
          <w:sz w:val="22"/>
        </w:rPr>
        <w:t>sex</w:t>
      </w:r>
      <w:r w:rsidRPr="00AB7C04">
        <w:rPr>
          <w:rFonts w:ascii="Calibri" w:eastAsia="等线" w:hAnsi="Calibri" w:cs="Times New Roman"/>
          <w:kern w:val="0"/>
          <w:sz w:val="22"/>
        </w:rPr>
        <w:t xml:space="preserve">, age, education level, </w:t>
      </w:r>
      <w:r w:rsidR="00C440FC">
        <w:rPr>
          <w:rFonts w:ascii="Calibri" w:eastAsia="等线" w:hAnsi="Calibri" w:cs="Times New Roman"/>
          <w:kern w:val="0"/>
          <w:sz w:val="22"/>
        </w:rPr>
        <w:t xml:space="preserve">body mass index, </w:t>
      </w:r>
      <w:r w:rsidRPr="00AB7C04">
        <w:rPr>
          <w:rFonts w:ascii="Calibri" w:eastAsia="等线" w:hAnsi="Calibri" w:cs="Times New Roman"/>
          <w:kern w:val="0"/>
          <w:sz w:val="22"/>
        </w:rPr>
        <w:t>smoking status, alcohol consumption, area SES</w:t>
      </w:r>
      <w:bookmarkEnd w:id="19"/>
      <w:r w:rsidR="00BD593D">
        <w:rPr>
          <w:rFonts w:ascii="Calibri" w:eastAsia="等线" w:hAnsi="Calibri" w:cs="Times New Roman"/>
          <w:kern w:val="0"/>
          <w:sz w:val="22"/>
        </w:rPr>
        <w:t xml:space="preserve"> (</w:t>
      </w:r>
      <w:r w:rsidR="00BD593D" w:rsidRPr="00BD593D">
        <w:rPr>
          <w:rFonts w:ascii="Calibri" w:eastAsia="等线" w:hAnsi="Calibri" w:cs="Times New Roman"/>
          <w:kern w:val="0"/>
          <w:sz w:val="22"/>
        </w:rPr>
        <w:t>where</w:t>
      </w:r>
      <w:r w:rsidR="003A766F">
        <w:rPr>
          <w:rFonts w:ascii="Calibri" w:eastAsia="等线" w:hAnsi="Calibri" w:cs="Times New Roman"/>
          <w:kern w:val="0"/>
          <w:sz w:val="22"/>
        </w:rPr>
        <w:t xml:space="preserve"> </w:t>
      </w:r>
      <w:r w:rsidR="00BD593D" w:rsidRPr="00BD593D">
        <w:rPr>
          <w:rFonts w:ascii="Calibri" w:eastAsia="等线" w:hAnsi="Calibri" w:cs="Times New Roman"/>
          <w:kern w:val="0"/>
          <w:sz w:val="22"/>
        </w:rPr>
        <w:t>appropriate).</w:t>
      </w:r>
      <w:bookmarkEnd w:id="17"/>
    </w:p>
    <w:bookmarkEnd w:id="18"/>
    <w:p w14:paraId="6C6D7795" w14:textId="7D1C4D9C" w:rsidR="00BD593D" w:rsidRPr="00BD593D" w:rsidRDefault="00BD593D" w:rsidP="00BD593D">
      <w:pPr>
        <w:rPr>
          <w:rFonts w:ascii="Calibri" w:eastAsia="等线" w:hAnsi="Calibri" w:cs="Calibri"/>
          <w:sz w:val="22"/>
        </w:rPr>
      </w:pPr>
      <w:proofErr w:type="spellStart"/>
      <w:r>
        <w:rPr>
          <w:rFonts w:ascii="Calibri" w:eastAsia="等线" w:hAnsi="Calibri" w:cs="Calibri"/>
          <w:sz w:val="22"/>
          <w:vertAlign w:val="superscript"/>
        </w:rPr>
        <w:t>b</w:t>
      </w:r>
      <w:r>
        <w:rPr>
          <w:rFonts w:ascii="Calibri" w:eastAsia="等线" w:hAnsi="Calibri" w:cs="Calibri"/>
          <w:sz w:val="22"/>
        </w:rPr>
        <w:t>Multinomial</w:t>
      </w:r>
      <w:proofErr w:type="spellEnd"/>
      <w:r>
        <w:rPr>
          <w:rFonts w:ascii="Calibri" w:eastAsia="等线" w:hAnsi="Calibri" w:cs="Calibri"/>
          <w:sz w:val="22"/>
        </w:rPr>
        <w:t xml:space="preserve"> </w:t>
      </w:r>
      <w:r w:rsidRPr="00BD593D">
        <w:rPr>
          <w:rFonts w:ascii="Calibri" w:eastAsia="等线" w:hAnsi="Calibri" w:cs="Calibri"/>
          <w:sz w:val="22"/>
        </w:rPr>
        <w:t>logistic regression</w:t>
      </w:r>
    </w:p>
    <w:p w14:paraId="3D83F751" w14:textId="77777777" w:rsidR="001A1C5E" w:rsidRDefault="00BD593D" w:rsidP="00CA7D31">
      <w:pPr>
        <w:rPr>
          <w:rFonts w:ascii="Calibri" w:eastAsia="等线" w:hAnsi="Calibri" w:cs="Calibri"/>
          <w:sz w:val="22"/>
        </w:rPr>
      </w:pPr>
      <w:proofErr w:type="spellStart"/>
      <w:r>
        <w:rPr>
          <w:rFonts w:ascii="Calibri" w:eastAsia="等线" w:hAnsi="Calibri" w:cs="Calibri"/>
          <w:sz w:val="22"/>
          <w:vertAlign w:val="superscript"/>
        </w:rPr>
        <w:t>c</w:t>
      </w:r>
      <w:r w:rsidR="00332F97">
        <w:rPr>
          <w:rFonts w:ascii="Calibri" w:eastAsia="等线" w:hAnsi="Calibri" w:cs="Calibri"/>
          <w:sz w:val="22"/>
        </w:rPr>
        <w:t>Data</w:t>
      </w:r>
      <w:proofErr w:type="spellEnd"/>
      <w:r w:rsidR="00332F97">
        <w:rPr>
          <w:rFonts w:ascii="Calibri" w:eastAsia="等线" w:hAnsi="Calibri" w:cs="Calibri"/>
          <w:sz w:val="22"/>
        </w:rPr>
        <w:t xml:space="preserve"> on </w:t>
      </w:r>
      <w:r w:rsidR="00332F97" w:rsidRPr="00403DFF">
        <w:rPr>
          <w:rFonts w:ascii="Calibri" w:eastAsia="等线" w:hAnsi="Calibri" w:cs="Calibri"/>
          <w:i/>
          <w:iCs/>
          <w:sz w:val="22"/>
        </w:rPr>
        <w:t>C9orf72</w:t>
      </w:r>
      <w:r w:rsidR="00332F97">
        <w:rPr>
          <w:rFonts w:ascii="Calibri" w:eastAsia="等线" w:hAnsi="Calibri" w:cs="Calibri"/>
          <w:sz w:val="22"/>
        </w:rPr>
        <w:t xml:space="preserve"> repeat expansion </w:t>
      </w:r>
      <w:r>
        <w:rPr>
          <w:rFonts w:ascii="Calibri" w:eastAsia="等线" w:hAnsi="Calibri" w:cs="Calibri"/>
          <w:sz w:val="22"/>
        </w:rPr>
        <w:t xml:space="preserve">was </w:t>
      </w:r>
      <w:r w:rsidR="00332F97">
        <w:rPr>
          <w:rFonts w:ascii="Calibri" w:eastAsia="等线" w:hAnsi="Calibri" w:cs="Calibri"/>
          <w:sz w:val="22"/>
        </w:rPr>
        <w:t>missing for 129 case</w:t>
      </w:r>
    </w:p>
    <w:p w14:paraId="2CFB6B81" w14:textId="77777777" w:rsidR="004C3696" w:rsidRDefault="004C3696" w:rsidP="00CA7D31">
      <w:pPr>
        <w:rPr>
          <w:rFonts w:ascii="Calibri" w:eastAsia="等线" w:hAnsi="Calibri" w:cs="Calibri"/>
          <w:sz w:val="22"/>
        </w:rPr>
      </w:pPr>
    </w:p>
    <w:p w14:paraId="7EF8FC3E" w14:textId="77777777" w:rsidR="004C3696" w:rsidRDefault="004C3696" w:rsidP="00CA7D31">
      <w:pPr>
        <w:rPr>
          <w:rFonts w:ascii="Calibri" w:eastAsia="等线" w:hAnsi="Calibri" w:cs="Calibri"/>
          <w:sz w:val="22"/>
        </w:rPr>
      </w:pPr>
    </w:p>
    <w:p w14:paraId="49378A59" w14:textId="77777777" w:rsidR="004C3696" w:rsidRDefault="004C3696" w:rsidP="00CA7D31">
      <w:pPr>
        <w:rPr>
          <w:rFonts w:ascii="Calibri" w:eastAsia="等线" w:hAnsi="Calibri" w:cs="Times New Roman"/>
          <w:sz w:val="22"/>
        </w:rPr>
        <w:sectPr w:rsidR="004C3696" w:rsidSect="00CA7D31">
          <w:pgSz w:w="11906" w:h="16838"/>
          <w:pgMar w:top="1440" w:right="1800" w:bottom="1440" w:left="1800" w:header="851" w:footer="992" w:gutter="0"/>
          <w:cols w:space="425"/>
          <w:docGrid w:type="lines" w:linePitch="312"/>
        </w:sectPr>
      </w:pPr>
    </w:p>
    <w:p w14:paraId="328E3B1A" w14:textId="0B205539" w:rsidR="004C3696" w:rsidRDefault="004C3696" w:rsidP="00AB275A">
      <w:pPr>
        <w:jc w:val="center"/>
        <w:rPr>
          <w:rFonts w:ascii="Calibri" w:eastAsia="等线" w:hAnsi="Calibri" w:cs="Times New Roman"/>
          <w:sz w:val="22"/>
        </w:rPr>
      </w:pPr>
      <w:r w:rsidRPr="003A766F">
        <w:rPr>
          <w:rFonts w:ascii="Calibri" w:eastAsia="等线" w:hAnsi="Calibri" w:cs="Times New Roman" w:hint="eastAsia"/>
          <w:b/>
          <w:bCs/>
          <w:sz w:val="22"/>
        </w:rPr>
        <w:lastRenderedPageBreak/>
        <w:t>T</w:t>
      </w:r>
      <w:r w:rsidRPr="003A766F">
        <w:rPr>
          <w:rFonts w:ascii="Calibri" w:eastAsia="等线" w:hAnsi="Calibri" w:cs="Times New Roman"/>
          <w:b/>
          <w:bCs/>
          <w:sz w:val="22"/>
        </w:rPr>
        <w:t>able S</w:t>
      </w:r>
      <w:r w:rsidR="00794710">
        <w:rPr>
          <w:rFonts w:ascii="Calibri" w:eastAsia="等线" w:hAnsi="Calibri" w:cs="Times New Roman"/>
          <w:b/>
          <w:bCs/>
          <w:sz w:val="22"/>
        </w:rPr>
        <w:t>10</w:t>
      </w:r>
      <w:r>
        <w:rPr>
          <w:rFonts w:ascii="Calibri" w:eastAsia="等线" w:hAnsi="Calibri" w:cs="Times New Roman"/>
          <w:sz w:val="22"/>
        </w:rPr>
        <w:t xml:space="preserve"> Association between air pollution and risk of ALS stratified by urban/rural regions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3"/>
        <w:gridCol w:w="2018"/>
        <w:gridCol w:w="2018"/>
        <w:gridCol w:w="2018"/>
        <w:gridCol w:w="278"/>
        <w:gridCol w:w="2385"/>
        <w:gridCol w:w="1744"/>
        <w:gridCol w:w="1744"/>
      </w:tblGrid>
      <w:tr w:rsidR="003A766F" w14:paraId="1CB56C96" w14:textId="77777777" w:rsidTr="00130644">
        <w:tc>
          <w:tcPr>
            <w:tcW w:w="1743" w:type="dxa"/>
            <w:tcBorders>
              <w:bottom w:val="nil"/>
            </w:tcBorders>
          </w:tcPr>
          <w:p w14:paraId="7D7B7038" w14:textId="77777777" w:rsidR="003A766F" w:rsidRPr="00B727C2" w:rsidRDefault="003A766F" w:rsidP="00CA7D31">
            <w:pPr>
              <w:rPr>
                <w:rFonts w:ascii="Calibri" w:eastAsia="等线" w:hAnsi="Calibri" w:cs="Times New Roman"/>
                <w:lang w:val="en-US"/>
              </w:rPr>
            </w:pPr>
          </w:p>
        </w:tc>
        <w:tc>
          <w:tcPr>
            <w:tcW w:w="6054" w:type="dxa"/>
            <w:gridSpan w:val="3"/>
            <w:tcBorders>
              <w:top w:val="single" w:sz="4" w:space="0" w:color="auto"/>
              <w:bottom w:val="single" w:sz="4" w:space="0" w:color="auto"/>
            </w:tcBorders>
          </w:tcPr>
          <w:p w14:paraId="4498909F" w14:textId="15188890" w:rsidR="003A766F" w:rsidRPr="00FD575C" w:rsidRDefault="003A766F" w:rsidP="003A766F">
            <w:pPr>
              <w:jc w:val="center"/>
              <w:rPr>
                <w:rFonts w:ascii="Calibri" w:eastAsia="等线" w:hAnsi="Calibri" w:cs="Calibri"/>
              </w:rPr>
            </w:pPr>
            <w:r>
              <w:rPr>
                <w:rFonts w:ascii="Calibri" w:eastAsia="等线" w:hAnsi="Calibri" w:cs="Times New Roman"/>
              </w:rPr>
              <w:t>Rural (N=4</w:t>
            </w:r>
            <w:r>
              <w:rPr>
                <w:rFonts w:ascii="Calibri" w:eastAsia="等线" w:hAnsi="Calibri" w:cs="Times New Roman" w:hint="eastAsia"/>
              </w:rPr>
              <w:t>,</w:t>
            </w:r>
            <w:r>
              <w:rPr>
                <w:rFonts w:ascii="Calibri" w:eastAsia="等线" w:hAnsi="Calibri" w:cs="Times New Roman"/>
              </w:rPr>
              <w:t>240)</w:t>
            </w:r>
          </w:p>
        </w:tc>
        <w:tc>
          <w:tcPr>
            <w:tcW w:w="278" w:type="dxa"/>
            <w:tcBorders>
              <w:bottom w:val="nil"/>
            </w:tcBorders>
          </w:tcPr>
          <w:p w14:paraId="2BF10B3D" w14:textId="77777777" w:rsidR="003A766F" w:rsidRDefault="003A766F" w:rsidP="00CA7D31">
            <w:pPr>
              <w:rPr>
                <w:rFonts w:ascii="Calibri" w:eastAsia="等线" w:hAnsi="Calibri" w:cs="Times New Roman"/>
              </w:rPr>
            </w:pPr>
          </w:p>
        </w:tc>
        <w:tc>
          <w:tcPr>
            <w:tcW w:w="5873" w:type="dxa"/>
            <w:gridSpan w:val="3"/>
            <w:tcBorders>
              <w:top w:val="single" w:sz="4" w:space="0" w:color="auto"/>
              <w:bottom w:val="single" w:sz="4" w:space="0" w:color="auto"/>
            </w:tcBorders>
          </w:tcPr>
          <w:p w14:paraId="0E318484" w14:textId="3391F470" w:rsidR="003A766F" w:rsidRPr="00FD575C" w:rsidRDefault="003A766F" w:rsidP="003A766F">
            <w:pPr>
              <w:jc w:val="center"/>
              <w:rPr>
                <w:rFonts w:ascii="Calibri" w:eastAsia="等线" w:hAnsi="Calibri" w:cs="Calibri"/>
              </w:rPr>
            </w:pPr>
            <w:r>
              <w:rPr>
                <w:rFonts w:ascii="Calibri" w:eastAsia="等线" w:hAnsi="Calibri" w:cs="Times New Roman" w:hint="eastAsia"/>
              </w:rPr>
              <w:t>U</w:t>
            </w:r>
            <w:r>
              <w:rPr>
                <w:rFonts w:ascii="Calibri" w:eastAsia="等线" w:hAnsi="Calibri" w:cs="Times New Roman"/>
              </w:rPr>
              <w:t>rban (N=1,420)</w:t>
            </w:r>
          </w:p>
        </w:tc>
      </w:tr>
      <w:tr w:rsidR="004C3696" w14:paraId="6F8D7379" w14:textId="77777777" w:rsidTr="00130644">
        <w:tc>
          <w:tcPr>
            <w:tcW w:w="1743" w:type="dxa"/>
            <w:tcBorders>
              <w:top w:val="nil"/>
              <w:bottom w:val="single" w:sz="4" w:space="0" w:color="auto"/>
            </w:tcBorders>
          </w:tcPr>
          <w:p w14:paraId="7713658B" w14:textId="7358CD67" w:rsidR="004C3696" w:rsidRDefault="004C3696" w:rsidP="004C3696">
            <w:pPr>
              <w:rPr>
                <w:rFonts w:ascii="Calibri" w:eastAsia="等线" w:hAnsi="Calibri" w:cs="Times New Roman"/>
              </w:rPr>
            </w:pPr>
          </w:p>
        </w:tc>
        <w:tc>
          <w:tcPr>
            <w:tcW w:w="2018" w:type="dxa"/>
            <w:tcBorders>
              <w:top w:val="single" w:sz="4" w:space="0" w:color="auto"/>
              <w:bottom w:val="single" w:sz="4" w:space="0" w:color="auto"/>
            </w:tcBorders>
            <w:vAlign w:val="center"/>
          </w:tcPr>
          <w:p w14:paraId="3E2B8865" w14:textId="693BBC26" w:rsidR="004C3696" w:rsidRDefault="004C3696" w:rsidP="003A766F">
            <w:pPr>
              <w:jc w:val="center"/>
              <w:rPr>
                <w:rFonts w:ascii="Calibri" w:eastAsia="等线" w:hAnsi="Calibri" w:cs="Times New Roman"/>
              </w:rPr>
            </w:pPr>
            <w:r>
              <w:rPr>
                <w:rFonts w:ascii="Calibri" w:eastAsia="等线" w:hAnsi="Calibri" w:cs="Times New Roman" w:hint="eastAsia"/>
              </w:rPr>
              <w:t>C</w:t>
            </w:r>
            <w:r>
              <w:rPr>
                <w:rFonts w:ascii="Calibri" w:eastAsia="等线" w:hAnsi="Calibri" w:cs="Times New Roman"/>
              </w:rPr>
              <w:t>ontrols (N=1</w:t>
            </w:r>
            <w:r w:rsidR="003A766F">
              <w:rPr>
                <w:rFonts w:ascii="Calibri" w:eastAsia="等线" w:hAnsi="Calibri" w:cs="Times New Roman"/>
              </w:rPr>
              <w:t>,</w:t>
            </w:r>
            <w:r>
              <w:rPr>
                <w:rFonts w:ascii="Calibri" w:eastAsia="等线" w:hAnsi="Calibri" w:cs="Times New Roman"/>
              </w:rPr>
              <w:t>146)</w:t>
            </w:r>
          </w:p>
        </w:tc>
        <w:tc>
          <w:tcPr>
            <w:tcW w:w="2018" w:type="dxa"/>
            <w:tcBorders>
              <w:top w:val="single" w:sz="4" w:space="0" w:color="auto"/>
              <w:bottom w:val="single" w:sz="4" w:space="0" w:color="auto"/>
            </w:tcBorders>
            <w:vAlign w:val="center"/>
          </w:tcPr>
          <w:p w14:paraId="271C711F" w14:textId="33ADF4B8" w:rsidR="004C3696" w:rsidRDefault="004C3696" w:rsidP="003A766F">
            <w:pPr>
              <w:jc w:val="center"/>
              <w:rPr>
                <w:rFonts w:ascii="Calibri" w:eastAsia="等线" w:hAnsi="Calibri" w:cs="Times New Roman"/>
              </w:rPr>
            </w:pPr>
            <w:r>
              <w:rPr>
                <w:rFonts w:ascii="Calibri" w:eastAsia="等线" w:hAnsi="Calibri" w:cs="Times New Roman" w:hint="eastAsia"/>
              </w:rPr>
              <w:t>C</w:t>
            </w:r>
            <w:r>
              <w:rPr>
                <w:rFonts w:ascii="Calibri" w:eastAsia="等线" w:hAnsi="Calibri" w:cs="Times New Roman"/>
              </w:rPr>
              <w:t>ases (N=3</w:t>
            </w:r>
            <w:r w:rsidR="003A766F">
              <w:rPr>
                <w:rFonts w:ascii="Calibri" w:eastAsia="等线" w:hAnsi="Calibri" w:cs="Times New Roman"/>
              </w:rPr>
              <w:t>,</w:t>
            </w:r>
            <w:r>
              <w:rPr>
                <w:rFonts w:ascii="Calibri" w:eastAsia="等线" w:hAnsi="Calibri" w:cs="Times New Roman"/>
              </w:rPr>
              <w:t>094)</w:t>
            </w:r>
          </w:p>
        </w:tc>
        <w:tc>
          <w:tcPr>
            <w:tcW w:w="2018" w:type="dxa"/>
            <w:tcBorders>
              <w:top w:val="single" w:sz="4" w:space="0" w:color="auto"/>
              <w:bottom w:val="single" w:sz="4" w:space="0" w:color="auto"/>
            </w:tcBorders>
            <w:vAlign w:val="center"/>
          </w:tcPr>
          <w:p w14:paraId="092C715B" w14:textId="2F5E4D1C" w:rsidR="004C3696" w:rsidRPr="00FD575C" w:rsidRDefault="004C3696" w:rsidP="003A766F">
            <w:pPr>
              <w:jc w:val="center"/>
              <w:rPr>
                <w:rFonts w:ascii="Calibri" w:eastAsia="等线" w:hAnsi="Calibri" w:cs="Calibri"/>
              </w:rPr>
            </w:pPr>
            <w:r w:rsidRPr="00FD575C">
              <w:rPr>
                <w:rFonts w:ascii="Calibri" w:eastAsia="等线" w:hAnsi="Calibri" w:cs="Calibri"/>
              </w:rPr>
              <w:t>OR (95%CI)</w:t>
            </w:r>
          </w:p>
        </w:tc>
        <w:tc>
          <w:tcPr>
            <w:tcW w:w="278" w:type="dxa"/>
            <w:tcBorders>
              <w:top w:val="nil"/>
              <w:bottom w:val="single" w:sz="4" w:space="0" w:color="auto"/>
            </w:tcBorders>
            <w:vAlign w:val="center"/>
          </w:tcPr>
          <w:p w14:paraId="0905614A" w14:textId="77777777" w:rsidR="004C3696" w:rsidRDefault="004C3696" w:rsidP="003A766F">
            <w:pPr>
              <w:jc w:val="center"/>
              <w:rPr>
                <w:rFonts w:ascii="Calibri" w:eastAsia="等线" w:hAnsi="Calibri" w:cs="Times New Roman"/>
              </w:rPr>
            </w:pPr>
          </w:p>
        </w:tc>
        <w:tc>
          <w:tcPr>
            <w:tcW w:w="2385" w:type="dxa"/>
            <w:tcBorders>
              <w:top w:val="single" w:sz="4" w:space="0" w:color="auto"/>
              <w:bottom w:val="single" w:sz="4" w:space="0" w:color="auto"/>
            </w:tcBorders>
            <w:vAlign w:val="center"/>
          </w:tcPr>
          <w:p w14:paraId="2E721453" w14:textId="13DE3E2E" w:rsidR="004C3696" w:rsidRDefault="004C3696" w:rsidP="003A766F">
            <w:pPr>
              <w:jc w:val="center"/>
              <w:rPr>
                <w:rFonts w:ascii="Calibri" w:eastAsia="等线" w:hAnsi="Calibri" w:cs="Times New Roman"/>
              </w:rPr>
            </w:pPr>
            <w:r>
              <w:rPr>
                <w:rFonts w:ascii="Calibri" w:eastAsia="等线" w:hAnsi="Calibri" w:cs="Times New Roman" w:hint="eastAsia"/>
              </w:rPr>
              <w:t>C</w:t>
            </w:r>
            <w:r>
              <w:rPr>
                <w:rFonts w:ascii="Calibri" w:eastAsia="等线" w:hAnsi="Calibri" w:cs="Times New Roman"/>
              </w:rPr>
              <w:t>ontrols (N=930)</w:t>
            </w:r>
          </w:p>
        </w:tc>
        <w:tc>
          <w:tcPr>
            <w:tcW w:w="1744" w:type="dxa"/>
            <w:tcBorders>
              <w:top w:val="single" w:sz="4" w:space="0" w:color="auto"/>
              <w:bottom w:val="single" w:sz="4" w:space="0" w:color="auto"/>
            </w:tcBorders>
            <w:vAlign w:val="center"/>
          </w:tcPr>
          <w:p w14:paraId="69826FB8" w14:textId="1E67EA02" w:rsidR="004C3696" w:rsidRDefault="004C3696" w:rsidP="003A766F">
            <w:pPr>
              <w:jc w:val="center"/>
              <w:rPr>
                <w:rFonts w:ascii="Calibri" w:eastAsia="等线" w:hAnsi="Calibri" w:cs="Times New Roman"/>
              </w:rPr>
            </w:pPr>
            <w:r>
              <w:rPr>
                <w:rFonts w:ascii="Calibri" w:eastAsia="等线" w:hAnsi="Calibri" w:cs="Times New Roman" w:hint="eastAsia"/>
              </w:rPr>
              <w:t>C</w:t>
            </w:r>
            <w:r>
              <w:rPr>
                <w:rFonts w:ascii="Calibri" w:eastAsia="等线" w:hAnsi="Calibri" w:cs="Times New Roman"/>
              </w:rPr>
              <w:t>ases (N=490)</w:t>
            </w:r>
          </w:p>
        </w:tc>
        <w:tc>
          <w:tcPr>
            <w:tcW w:w="1744" w:type="dxa"/>
            <w:tcBorders>
              <w:top w:val="single" w:sz="4" w:space="0" w:color="auto"/>
              <w:bottom w:val="single" w:sz="4" w:space="0" w:color="auto"/>
            </w:tcBorders>
            <w:vAlign w:val="center"/>
          </w:tcPr>
          <w:p w14:paraId="4C04CF31" w14:textId="2CE6982B" w:rsidR="004C3696" w:rsidRPr="00FD575C" w:rsidRDefault="007678C6" w:rsidP="003A766F">
            <w:pPr>
              <w:jc w:val="center"/>
              <w:rPr>
                <w:rFonts w:ascii="Calibri" w:eastAsia="等线" w:hAnsi="Calibri" w:cs="Calibri"/>
              </w:rPr>
            </w:pPr>
            <w:r w:rsidRPr="00FD575C">
              <w:rPr>
                <w:rFonts w:ascii="Calibri" w:eastAsia="等线" w:hAnsi="Calibri" w:cs="Calibri"/>
              </w:rPr>
              <w:t>OR (95%CI)</w:t>
            </w:r>
          </w:p>
        </w:tc>
      </w:tr>
      <w:tr w:rsidR="00FD575C" w14:paraId="02A2397B" w14:textId="77777777" w:rsidTr="003A766F">
        <w:tc>
          <w:tcPr>
            <w:tcW w:w="1743" w:type="dxa"/>
            <w:tcBorders>
              <w:top w:val="single" w:sz="4" w:space="0" w:color="auto"/>
            </w:tcBorders>
          </w:tcPr>
          <w:p w14:paraId="3BDDC8ED" w14:textId="30CCDCA2" w:rsidR="00FD575C" w:rsidRDefault="00FD575C" w:rsidP="00FD575C">
            <w:pPr>
              <w:rPr>
                <w:rFonts w:ascii="Calibri" w:eastAsia="等线" w:hAnsi="Calibri" w:cs="Times New Roman"/>
              </w:rPr>
            </w:pPr>
            <w:r>
              <w:rPr>
                <w:rFonts w:ascii="Calibri" w:eastAsia="等线" w:hAnsi="Calibri" w:cs="Times New Roman" w:hint="eastAsia"/>
              </w:rPr>
              <w:t>PM</w:t>
            </w:r>
            <w:r w:rsidRPr="007C53B7">
              <w:rPr>
                <w:rFonts w:ascii="Calibri" w:eastAsia="等线" w:hAnsi="Calibri" w:cs="Times New Roman"/>
                <w:vertAlign w:val="subscript"/>
              </w:rPr>
              <w:t>10</w:t>
            </w:r>
            <w:r>
              <w:rPr>
                <w:rFonts w:ascii="Calibri" w:eastAsia="等线" w:hAnsi="Calibri" w:cs="Times New Roman"/>
              </w:rPr>
              <w:t xml:space="preserve"> (</w:t>
            </w:r>
            <w:r>
              <w:rPr>
                <w:rFonts w:ascii="Calibri" w:eastAsia="等线" w:hAnsi="Calibri" w:cs="Times New Roman" w:hint="eastAsia"/>
              </w:rPr>
              <w:t>2</w:t>
            </w:r>
            <w:r>
              <w:rPr>
                <w:rFonts w:ascii="Calibri" w:eastAsia="等线" w:hAnsi="Calibri" w:cs="Times New Roman"/>
              </w:rPr>
              <w:t>.0</w:t>
            </w:r>
            <w:r>
              <w:rPr>
                <w:rFonts w:ascii="Calibri" w:eastAsia="等线" w:hAnsi="Calibri" w:cs="Times New Roman" w:hint="eastAsia"/>
              </w:rPr>
              <w:t>)</w:t>
            </w:r>
          </w:p>
        </w:tc>
        <w:tc>
          <w:tcPr>
            <w:tcW w:w="2018" w:type="dxa"/>
            <w:tcBorders>
              <w:top w:val="single" w:sz="4" w:space="0" w:color="auto"/>
            </w:tcBorders>
            <w:vAlign w:val="center"/>
          </w:tcPr>
          <w:p w14:paraId="467201AA" w14:textId="74BBC6B4"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2.3</w:t>
            </w:r>
            <w:r>
              <w:rPr>
                <w:rFonts w:ascii="Calibri" w:eastAsia="等线" w:hAnsi="Calibri" w:cs="Times New Roman" w:hint="eastAsia"/>
              </w:rPr>
              <w:t>±</w:t>
            </w:r>
            <w:r>
              <w:rPr>
                <w:rFonts w:ascii="Calibri" w:eastAsia="等线" w:hAnsi="Calibri" w:cs="Times New Roman"/>
              </w:rPr>
              <w:t>2.1</w:t>
            </w:r>
          </w:p>
        </w:tc>
        <w:tc>
          <w:tcPr>
            <w:tcW w:w="2018" w:type="dxa"/>
            <w:tcBorders>
              <w:top w:val="single" w:sz="4" w:space="0" w:color="auto"/>
            </w:tcBorders>
            <w:vAlign w:val="center"/>
          </w:tcPr>
          <w:p w14:paraId="1EB6C13C" w14:textId="62C2D562"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2.4</w:t>
            </w:r>
            <w:r>
              <w:rPr>
                <w:rFonts w:ascii="Calibri" w:eastAsia="等线" w:hAnsi="Calibri" w:cs="Times New Roman" w:hint="eastAsia"/>
              </w:rPr>
              <w:t>±</w:t>
            </w:r>
            <w:r>
              <w:rPr>
                <w:rFonts w:ascii="Calibri" w:eastAsia="等线" w:hAnsi="Calibri" w:cs="Times New Roman"/>
              </w:rPr>
              <w:t>2.0</w:t>
            </w:r>
          </w:p>
        </w:tc>
        <w:tc>
          <w:tcPr>
            <w:tcW w:w="2018" w:type="dxa"/>
            <w:tcBorders>
              <w:top w:val="single" w:sz="4" w:space="0" w:color="auto"/>
            </w:tcBorders>
            <w:shd w:val="clear" w:color="auto" w:fill="auto"/>
            <w:vAlign w:val="center"/>
          </w:tcPr>
          <w:p w14:paraId="641FD28B" w14:textId="63A6710D"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1.06</w:t>
            </w:r>
            <w:r>
              <w:rPr>
                <w:rFonts w:ascii="Calibri" w:eastAsia="等线" w:hAnsi="Calibri" w:cs="Calibri"/>
                <w:color w:val="000000"/>
              </w:rPr>
              <w:t xml:space="preserve"> </w:t>
            </w:r>
            <w:r w:rsidRPr="00FD575C">
              <w:rPr>
                <w:rFonts w:ascii="Calibri" w:eastAsia="等线" w:hAnsi="Calibri" w:cs="Calibri"/>
                <w:color w:val="000000"/>
              </w:rPr>
              <w:t>(0.99,1.14)</w:t>
            </w:r>
          </w:p>
        </w:tc>
        <w:tc>
          <w:tcPr>
            <w:tcW w:w="278" w:type="dxa"/>
            <w:tcBorders>
              <w:top w:val="single" w:sz="4" w:space="0" w:color="auto"/>
            </w:tcBorders>
            <w:vAlign w:val="center"/>
          </w:tcPr>
          <w:p w14:paraId="33DCFDBB" w14:textId="77777777" w:rsidR="00FD575C" w:rsidRDefault="00FD575C" w:rsidP="003A766F">
            <w:pPr>
              <w:jc w:val="center"/>
              <w:rPr>
                <w:rFonts w:ascii="Calibri" w:eastAsia="等线" w:hAnsi="Calibri" w:cs="Times New Roman"/>
              </w:rPr>
            </w:pPr>
          </w:p>
        </w:tc>
        <w:tc>
          <w:tcPr>
            <w:tcW w:w="2385" w:type="dxa"/>
            <w:tcBorders>
              <w:top w:val="single" w:sz="4" w:space="0" w:color="auto"/>
            </w:tcBorders>
            <w:vAlign w:val="center"/>
          </w:tcPr>
          <w:p w14:paraId="3FFEC39A" w14:textId="7EA07063"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3.4±2.3</w:t>
            </w:r>
          </w:p>
        </w:tc>
        <w:tc>
          <w:tcPr>
            <w:tcW w:w="1744" w:type="dxa"/>
            <w:tcBorders>
              <w:top w:val="single" w:sz="4" w:space="0" w:color="auto"/>
            </w:tcBorders>
            <w:vAlign w:val="center"/>
          </w:tcPr>
          <w:p w14:paraId="2BA2CE87" w14:textId="14AA3E6E"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3.7±2.3</w:t>
            </w:r>
          </w:p>
        </w:tc>
        <w:tc>
          <w:tcPr>
            <w:tcW w:w="1744" w:type="dxa"/>
            <w:tcBorders>
              <w:top w:val="single" w:sz="4" w:space="0" w:color="auto"/>
            </w:tcBorders>
            <w:shd w:val="clear" w:color="auto" w:fill="auto"/>
            <w:vAlign w:val="center"/>
          </w:tcPr>
          <w:p w14:paraId="1FD9D3E2" w14:textId="4710BBB5"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1.09</w:t>
            </w:r>
            <w:r>
              <w:rPr>
                <w:rFonts w:ascii="Calibri" w:eastAsia="等线" w:hAnsi="Calibri" w:cs="Calibri"/>
                <w:color w:val="000000"/>
              </w:rPr>
              <w:t xml:space="preserve"> </w:t>
            </w:r>
            <w:r w:rsidRPr="00FD575C">
              <w:rPr>
                <w:rFonts w:ascii="Calibri" w:eastAsia="等线" w:hAnsi="Calibri" w:cs="Calibri"/>
                <w:color w:val="000000"/>
              </w:rPr>
              <w:t>(0.99,1.2</w:t>
            </w:r>
            <w:r>
              <w:rPr>
                <w:rFonts w:ascii="Calibri" w:eastAsia="等线" w:hAnsi="Calibri" w:cs="Calibri"/>
                <w:color w:val="000000"/>
              </w:rPr>
              <w:t>0</w:t>
            </w:r>
            <w:r w:rsidRPr="00FD575C">
              <w:rPr>
                <w:rFonts w:ascii="Calibri" w:eastAsia="等线" w:hAnsi="Calibri" w:cs="Calibri"/>
                <w:color w:val="000000"/>
              </w:rPr>
              <w:t>)</w:t>
            </w:r>
          </w:p>
        </w:tc>
      </w:tr>
      <w:tr w:rsidR="00FD575C" w14:paraId="27F5FEE3" w14:textId="77777777" w:rsidTr="003A766F">
        <w:tc>
          <w:tcPr>
            <w:tcW w:w="1743" w:type="dxa"/>
          </w:tcPr>
          <w:p w14:paraId="2093DFA5" w14:textId="5C9E2398" w:rsidR="00FD575C" w:rsidRDefault="00FD575C" w:rsidP="00FD575C">
            <w:pPr>
              <w:rPr>
                <w:rFonts w:ascii="Calibri" w:eastAsia="等线" w:hAnsi="Calibri" w:cs="Times New Roman"/>
              </w:rPr>
            </w:pPr>
            <w:r>
              <w:rPr>
                <w:rFonts w:ascii="Calibri" w:eastAsia="等线" w:hAnsi="Calibri" w:cs="Times New Roman" w:hint="eastAsia"/>
              </w:rPr>
              <w:t>PM</w:t>
            </w:r>
            <w:r w:rsidRPr="007C53B7">
              <w:rPr>
                <w:rFonts w:ascii="Calibri" w:eastAsia="等线" w:hAnsi="Calibri" w:cs="Times New Roman"/>
                <w:vertAlign w:val="subscript"/>
              </w:rPr>
              <w:t>2.5</w:t>
            </w:r>
            <w:r>
              <w:rPr>
                <w:rFonts w:ascii="Calibri" w:eastAsia="等线" w:hAnsi="Calibri" w:cs="Times New Roman"/>
                <w:vertAlign w:val="subscript"/>
              </w:rPr>
              <w:t xml:space="preserve"> </w:t>
            </w:r>
            <w:r>
              <w:rPr>
                <w:rFonts w:ascii="Calibri" w:eastAsia="等线" w:hAnsi="Calibri" w:cs="Times New Roman"/>
              </w:rPr>
              <w:t>(</w:t>
            </w:r>
            <w:r>
              <w:rPr>
                <w:rFonts w:ascii="Calibri" w:eastAsia="等线" w:hAnsi="Calibri" w:cs="Times New Roman" w:hint="eastAsia"/>
              </w:rPr>
              <w:t>1</w:t>
            </w:r>
            <w:r>
              <w:rPr>
                <w:rFonts w:ascii="Calibri" w:eastAsia="等线" w:hAnsi="Calibri" w:cs="Times New Roman"/>
              </w:rPr>
              <w:t>.5</w:t>
            </w:r>
            <w:r>
              <w:rPr>
                <w:rFonts w:ascii="Calibri" w:eastAsia="等线" w:hAnsi="Calibri" w:cs="Times New Roman" w:hint="eastAsia"/>
              </w:rPr>
              <w:t>)</w:t>
            </w:r>
          </w:p>
        </w:tc>
        <w:tc>
          <w:tcPr>
            <w:tcW w:w="2018" w:type="dxa"/>
            <w:vAlign w:val="center"/>
          </w:tcPr>
          <w:p w14:paraId="63F78BFD" w14:textId="49B08A25"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1.8</w:t>
            </w:r>
            <w:r>
              <w:rPr>
                <w:rFonts w:ascii="Calibri" w:eastAsia="等线" w:hAnsi="Calibri" w:cs="Times New Roman" w:hint="eastAsia"/>
              </w:rPr>
              <w:t>±</w:t>
            </w:r>
            <w:r>
              <w:rPr>
                <w:rFonts w:ascii="Calibri" w:eastAsia="等线" w:hAnsi="Calibri" w:cs="Times New Roman"/>
              </w:rPr>
              <w:t>1.5</w:t>
            </w:r>
          </w:p>
        </w:tc>
        <w:tc>
          <w:tcPr>
            <w:tcW w:w="2018" w:type="dxa"/>
            <w:vAlign w:val="center"/>
          </w:tcPr>
          <w:p w14:paraId="2AC25AF4" w14:textId="3C3DC310"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1.8</w:t>
            </w:r>
            <w:r>
              <w:rPr>
                <w:rFonts w:ascii="Calibri" w:eastAsia="等线" w:hAnsi="Calibri" w:cs="Times New Roman" w:hint="eastAsia"/>
              </w:rPr>
              <w:t>±</w:t>
            </w:r>
            <w:r>
              <w:rPr>
                <w:rFonts w:ascii="Calibri" w:eastAsia="等线" w:hAnsi="Calibri" w:cs="Times New Roman"/>
              </w:rPr>
              <w:t>1.56</w:t>
            </w:r>
          </w:p>
        </w:tc>
        <w:tc>
          <w:tcPr>
            <w:tcW w:w="2018" w:type="dxa"/>
            <w:shd w:val="clear" w:color="auto" w:fill="auto"/>
            <w:vAlign w:val="center"/>
          </w:tcPr>
          <w:p w14:paraId="7D2807A5" w14:textId="034BE122"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1.04</w:t>
            </w:r>
            <w:r>
              <w:rPr>
                <w:rFonts w:ascii="Calibri" w:eastAsia="等线" w:hAnsi="Calibri" w:cs="Calibri"/>
                <w:color w:val="000000"/>
              </w:rPr>
              <w:t xml:space="preserve"> </w:t>
            </w:r>
            <w:r w:rsidRPr="00FD575C">
              <w:rPr>
                <w:rFonts w:ascii="Calibri" w:eastAsia="等线" w:hAnsi="Calibri" w:cs="Calibri"/>
                <w:color w:val="000000"/>
              </w:rPr>
              <w:t>(0.97,1.12)</w:t>
            </w:r>
          </w:p>
        </w:tc>
        <w:tc>
          <w:tcPr>
            <w:tcW w:w="278" w:type="dxa"/>
            <w:vAlign w:val="center"/>
          </w:tcPr>
          <w:p w14:paraId="03BA5050" w14:textId="77777777" w:rsidR="00FD575C" w:rsidRDefault="00FD575C" w:rsidP="003A766F">
            <w:pPr>
              <w:jc w:val="center"/>
              <w:rPr>
                <w:rFonts w:ascii="Calibri" w:eastAsia="等线" w:hAnsi="Calibri" w:cs="Times New Roman"/>
              </w:rPr>
            </w:pPr>
          </w:p>
        </w:tc>
        <w:tc>
          <w:tcPr>
            <w:tcW w:w="2385" w:type="dxa"/>
            <w:vAlign w:val="center"/>
          </w:tcPr>
          <w:p w14:paraId="1DA7BAD9" w14:textId="0B1CB0AF"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2.0±1.5</w:t>
            </w:r>
          </w:p>
        </w:tc>
        <w:tc>
          <w:tcPr>
            <w:tcW w:w="1744" w:type="dxa"/>
            <w:vAlign w:val="center"/>
          </w:tcPr>
          <w:p w14:paraId="46B7C9A2" w14:textId="5708EEC3"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2.0±1.5</w:t>
            </w:r>
          </w:p>
        </w:tc>
        <w:tc>
          <w:tcPr>
            <w:tcW w:w="1744" w:type="dxa"/>
            <w:shd w:val="clear" w:color="auto" w:fill="auto"/>
            <w:vAlign w:val="center"/>
          </w:tcPr>
          <w:p w14:paraId="13BF2B8A" w14:textId="67FDE84B"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1.02</w:t>
            </w:r>
            <w:r>
              <w:rPr>
                <w:rFonts w:ascii="Calibri" w:eastAsia="等线" w:hAnsi="Calibri" w:cs="Calibri"/>
                <w:color w:val="000000"/>
              </w:rPr>
              <w:t xml:space="preserve"> </w:t>
            </w:r>
            <w:r w:rsidRPr="00FD575C">
              <w:rPr>
                <w:rFonts w:ascii="Calibri" w:eastAsia="等线" w:hAnsi="Calibri" w:cs="Calibri"/>
                <w:color w:val="000000"/>
              </w:rPr>
              <w:t>(0.91,1.14)</w:t>
            </w:r>
          </w:p>
        </w:tc>
      </w:tr>
      <w:tr w:rsidR="00FD575C" w14:paraId="08F9E491" w14:textId="77777777" w:rsidTr="003A766F">
        <w:tc>
          <w:tcPr>
            <w:tcW w:w="1743" w:type="dxa"/>
          </w:tcPr>
          <w:p w14:paraId="23401552" w14:textId="39C868FE" w:rsidR="00FD575C" w:rsidRDefault="00FD575C" w:rsidP="00FD575C">
            <w:pPr>
              <w:rPr>
                <w:rFonts w:ascii="Calibri" w:eastAsia="等线" w:hAnsi="Calibri" w:cs="Times New Roman"/>
              </w:rPr>
            </w:pPr>
            <w:r>
              <w:rPr>
                <w:rFonts w:ascii="Calibri" w:eastAsia="等线" w:hAnsi="Calibri" w:cs="Times New Roman" w:hint="eastAsia"/>
              </w:rPr>
              <w:t>PM</w:t>
            </w:r>
            <w:r w:rsidRPr="007C53B7">
              <w:rPr>
                <w:rFonts w:ascii="Calibri" w:eastAsia="等线" w:hAnsi="Calibri" w:cs="Times New Roman"/>
                <w:vertAlign w:val="subscript"/>
              </w:rPr>
              <w:t>coarse</w:t>
            </w:r>
            <w:r>
              <w:rPr>
                <w:rFonts w:ascii="Calibri" w:eastAsia="等线" w:hAnsi="Calibri" w:cs="Times New Roman"/>
                <w:vertAlign w:val="subscript"/>
              </w:rPr>
              <w:t xml:space="preserve"> </w:t>
            </w:r>
            <w:r>
              <w:rPr>
                <w:rFonts w:ascii="Calibri" w:eastAsia="等线" w:hAnsi="Calibri" w:cs="Times New Roman"/>
              </w:rPr>
              <w:t>(</w:t>
            </w:r>
            <w:r>
              <w:rPr>
                <w:rFonts w:ascii="Calibri" w:eastAsia="等线" w:hAnsi="Calibri" w:cs="Times New Roman" w:hint="eastAsia"/>
              </w:rPr>
              <w:t>0</w:t>
            </w:r>
            <w:r>
              <w:rPr>
                <w:rFonts w:ascii="Calibri" w:eastAsia="等线" w:hAnsi="Calibri" w:cs="Times New Roman"/>
              </w:rPr>
              <w:t>.9</w:t>
            </w:r>
            <w:r>
              <w:rPr>
                <w:rFonts w:ascii="Calibri" w:eastAsia="等线" w:hAnsi="Calibri" w:cs="Times New Roman" w:hint="eastAsia"/>
              </w:rPr>
              <w:t>)</w:t>
            </w:r>
          </w:p>
        </w:tc>
        <w:tc>
          <w:tcPr>
            <w:tcW w:w="2018" w:type="dxa"/>
            <w:vAlign w:val="center"/>
          </w:tcPr>
          <w:p w14:paraId="6C7EAFDF" w14:textId="50EBD1B1"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0.7</w:t>
            </w:r>
            <w:r>
              <w:rPr>
                <w:rFonts w:ascii="Calibri" w:eastAsia="等线" w:hAnsi="Calibri" w:cs="Times New Roman" w:hint="eastAsia"/>
              </w:rPr>
              <w:t>±</w:t>
            </w:r>
            <w:r>
              <w:rPr>
                <w:rFonts w:ascii="Calibri" w:eastAsia="等线" w:hAnsi="Calibri" w:cs="Times New Roman"/>
              </w:rPr>
              <w:t>0.9</w:t>
            </w:r>
          </w:p>
        </w:tc>
        <w:tc>
          <w:tcPr>
            <w:tcW w:w="2018" w:type="dxa"/>
            <w:vAlign w:val="center"/>
          </w:tcPr>
          <w:p w14:paraId="532DE9FC" w14:textId="61F0DD7B"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0.8</w:t>
            </w:r>
            <w:r>
              <w:rPr>
                <w:rFonts w:ascii="Calibri" w:eastAsia="等线" w:hAnsi="Calibri" w:cs="Times New Roman" w:hint="eastAsia"/>
              </w:rPr>
              <w:t>±</w:t>
            </w:r>
            <w:r>
              <w:rPr>
                <w:rFonts w:ascii="Calibri" w:eastAsia="等线" w:hAnsi="Calibri" w:cs="Times New Roman"/>
              </w:rPr>
              <w:t>0.8</w:t>
            </w:r>
          </w:p>
        </w:tc>
        <w:tc>
          <w:tcPr>
            <w:tcW w:w="2018" w:type="dxa"/>
            <w:shd w:val="clear" w:color="auto" w:fill="auto"/>
            <w:vAlign w:val="center"/>
          </w:tcPr>
          <w:p w14:paraId="237638A6" w14:textId="11088DED"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1.08</w:t>
            </w:r>
            <w:r>
              <w:rPr>
                <w:rFonts w:ascii="Calibri" w:eastAsia="等线" w:hAnsi="Calibri" w:cs="Calibri"/>
                <w:color w:val="000000"/>
              </w:rPr>
              <w:t xml:space="preserve"> </w:t>
            </w:r>
            <w:r w:rsidRPr="00FD575C">
              <w:rPr>
                <w:rFonts w:ascii="Calibri" w:eastAsia="等线" w:hAnsi="Calibri" w:cs="Calibri"/>
                <w:color w:val="000000"/>
              </w:rPr>
              <w:t>(1.01,1.16)</w:t>
            </w:r>
          </w:p>
        </w:tc>
        <w:tc>
          <w:tcPr>
            <w:tcW w:w="278" w:type="dxa"/>
            <w:vAlign w:val="center"/>
          </w:tcPr>
          <w:p w14:paraId="0967F274" w14:textId="77777777" w:rsidR="00FD575C" w:rsidRDefault="00FD575C" w:rsidP="003A766F">
            <w:pPr>
              <w:jc w:val="center"/>
              <w:rPr>
                <w:rFonts w:ascii="Calibri" w:eastAsia="等线" w:hAnsi="Calibri" w:cs="Times New Roman"/>
              </w:rPr>
            </w:pPr>
          </w:p>
        </w:tc>
        <w:tc>
          <w:tcPr>
            <w:tcW w:w="2385" w:type="dxa"/>
            <w:vAlign w:val="center"/>
          </w:tcPr>
          <w:p w14:paraId="73CCFDD1" w14:textId="7EA46179"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1.3±1.1</w:t>
            </w:r>
          </w:p>
        </w:tc>
        <w:tc>
          <w:tcPr>
            <w:tcW w:w="1744" w:type="dxa"/>
            <w:vAlign w:val="center"/>
          </w:tcPr>
          <w:p w14:paraId="1A32252D" w14:textId="105A9BAB"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1.4±1.1</w:t>
            </w:r>
          </w:p>
        </w:tc>
        <w:tc>
          <w:tcPr>
            <w:tcW w:w="1744" w:type="dxa"/>
            <w:shd w:val="clear" w:color="auto" w:fill="auto"/>
            <w:vAlign w:val="center"/>
          </w:tcPr>
          <w:p w14:paraId="10C8F8B5" w14:textId="12C56169"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1.14</w:t>
            </w:r>
            <w:r>
              <w:rPr>
                <w:rFonts w:ascii="Calibri" w:eastAsia="等线" w:hAnsi="Calibri" w:cs="Calibri"/>
                <w:color w:val="000000"/>
              </w:rPr>
              <w:t xml:space="preserve"> </w:t>
            </w:r>
            <w:r w:rsidRPr="00FD575C">
              <w:rPr>
                <w:rFonts w:ascii="Calibri" w:eastAsia="等线" w:hAnsi="Calibri" w:cs="Calibri"/>
                <w:color w:val="000000"/>
              </w:rPr>
              <w:t>(1.03,1.25)</w:t>
            </w:r>
          </w:p>
        </w:tc>
      </w:tr>
      <w:tr w:rsidR="00FD575C" w14:paraId="2730222D" w14:textId="77777777" w:rsidTr="003A766F">
        <w:tc>
          <w:tcPr>
            <w:tcW w:w="1743" w:type="dxa"/>
          </w:tcPr>
          <w:p w14:paraId="75C2339D" w14:textId="5870ABE4" w:rsidR="00FD575C" w:rsidRDefault="00FD575C" w:rsidP="00FD575C">
            <w:pPr>
              <w:rPr>
                <w:rFonts w:ascii="Calibri" w:eastAsia="等线" w:hAnsi="Calibri" w:cs="Times New Roman"/>
              </w:rPr>
            </w:pPr>
            <w:r w:rsidRPr="00D53290">
              <w:rPr>
                <w:rFonts w:ascii="Calibri" w:eastAsia="等线" w:hAnsi="Calibri" w:cs="Times New Roman"/>
              </w:rPr>
              <w:t>PM</w:t>
            </w:r>
            <w:r w:rsidRPr="00D53290">
              <w:rPr>
                <w:rFonts w:ascii="Calibri" w:eastAsia="等线" w:hAnsi="Calibri" w:cs="Times New Roman"/>
                <w:vertAlign w:val="subscript"/>
              </w:rPr>
              <w:t>2.5</w:t>
            </w:r>
            <w:r w:rsidRPr="00D53290">
              <w:rPr>
                <w:rFonts w:ascii="Calibri" w:eastAsia="等线" w:hAnsi="Calibri" w:cs="Times New Roman"/>
              </w:rPr>
              <w:t xml:space="preserve"> absorbance</w:t>
            </w:r>
            <w:r>
              <w:rPr>
                <w:rFonts w:ascii="Calibri" w:eastAsia="等线" w:hAnsi="Calibri" w:cs="Times New Roman"/>
              </w:rPr>
              <w:t xml:space="preserve"> (</w:t>
            </w:r>
            <w:r>
              <w:rPr>
                <w:rFonts w:ascii="Calibri" w:eastAsia="等线" w:hAnsi="Calibri" w:cs="Times New Roman" w:hint="eastAsia"/>
              </w:rPr>
              <w:t>0</w:t>
            </w:r>
            <w:r>
              <w:rPr>
                <w:rFonts w:ascii="Calibri" w:eastAsia="等线" w:hAnsi="Calibri" w:cs="Times New Roman"/>
              </w:rPr>
              <w:t>.3</w:t>
            </w:r>
            <w:r>
              <w:rPr>
                <w:rFonts w:ascii="Calibri" w:eastAsia="等线" w:hAnsi="Calibri" w:cs="Times New Roman" w:hint="eastAsia"/>
              </w:rPr>
              <w:t>)</w:t>
            </w:r>
          </w:p>
        </w:tc>
        <w:tc>
          <w:tcPr>
            <w:tcW w:w="2018" w:type="dxa"/>
            <w:vAlign w:val="center"/>
          </w:tcPr>
          <w:p w14:paraId="3642FCEE" w14:textId="4D2CA4C6"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.42</w:t>
            </w:r>
            <w:r>
              <w:rPr>
                <w:rFonts w:ascii="Calibri" w:eastAsia="等线" w:hAnsi="Calibri" w:cs="Times New Roman" w:hint="eastAsia"/>
              </w:rPr>
              <w:t>±</w:t>
            </w:r>
            <w:r>
              <w:rPr>
                <w:rFonts w:ascii="Calibri" w:eastAsia="等线" w:hAnsi="Calibri" w:cs="Times New Roman"/>
              </w:rPr>
              <w:t>0.2</w:t>
            </w:r>
          </w:p>
        </w:tc>
        <w:tc>
          <w:tcPr>
            <w:tcW w:w="2018" w:type="dxa"/>
            <w:vAlign w:val="center"/>
          </w:tcPr>
          <w:p w14:paraId="42EE09B5" w14:textId="151B1A7F"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.44</w:t>
            </w:r>
            <w:r>
              <w:rPr>
                <w:rFonts w:ascii="Calibri" w:eastAsia="等线" w:hAnsi="Calibri" w:cs="Times New Roman" w:hint="eastAsia"/>
              </w:rPr>
              <w:t>±</w:t>
            </w:r>
            <w:r>
              <w:rPr>
                <w:rFonts w:ascii="Calibri" w:eastAsia="等线" w:hAnsi="Calibri" w:cs="Times New Roman"/>
              </w:rPr>
              <w:t>0.2</w:t>
            </w:r>
          </w:p>
        </w:tc>
        <w:tc>
          <w:tcPr>
            <w:tcW w:w="2018" w:type="dxa"/>
            <w:shd w:val="clear" w:color="auto" w:fill="auto"/>
            <w:vAlign w:val="center"/>
          </w:tcPr>
          <w:p w14:paraId="40F73707" w14:textId="103975E6"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1.13</w:t>
            </w:r>
            <w:r>
              <w:rPr>
                <w:rFonts w:ascii="Calibri" w:eastAsia="等线" w:hAnsi="Calibri" w:cs="Calibri"/>
                <w:color w:val="000000"/>
              </w:rPr>
              <w:t xml:space="preserve"> </w:t>
            </w:r>
            <w:r w:rsidRPr="00FD575C">
              <w:rPr>
                <w:rFonts w:ascii="Calibri" w:eastAsia="等线" w:hAnsi="Calibri" w:cs="Calibri"/>
                <w:color w:val="000000"/>
              </w:rPr>
              <w:t>(1.02,1.24)</w:t>
            </w:r>
          </w:p>
        </w:tc>
        <w:tc>
          <w:tcPr>
            <w:tcW w:w="278" w:type="dxa"/>
            <w:vAlign w:val="center"/>
          </w:tcPr>
          <w:p w14:paraId="6706CBF3" w14:textId="77777777" w:rsidR="00FD575C" w:rsidRDefault="00FD575C" w:rsidP="003A766F">
            <w:pPr>
              <w:jc w:val="center"/>
              <w:rPr>
                <w:rFonts w:ascii="Calibri" w:eastAsia="等线" w:hAnsi="Calibri" w:cs="Times New Roman"/>
              </w:rPr>
            </w:pPr>
          </w:p>
        </w:tc>
        <w:tc>
          <w:tcPr>
            <w:tcW w:w="2385" w:type="dxa"/>
            <w:vAlign w:val="center"/>
          </w:tcPr>
          <w:p w14:paraId="0ACB2344" w14:textId="2205FA33"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.58±0.2</w:t>
            </w:r>
          </w:p>
        </w:tc>
        <w:tc>
          <w:tcPr>
            <w:tcW w:w="1744" w:type="dxa"/>
            <w:vAlign w:val="center"/>
          </w:tcPr>
          <w:p w14:paraId="2E149017" w14:textId="0235129D"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.62±0.2</w:t>
            </w:r>
          </w:p>
        </w:tc>
        <w:tc>
          <w:tcPr>
            <w:tcW w:w="1744" w:type="dxa"/>
            <w:shd w:val="clear" w:color="auto" w:fill="auto"/>
            <w:vAlign w:val="center"/>
          </w:tcPr>
          <w:p w14:paraId="65E89885" w14:textId="3936BCA8"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1.17</w:t>
            </w:r>
            <w:r>
              <w:rPr>
                <w:rFonts w:ascii="Calibri" w:eastAsia="等线" w:hAnsi="Calibri" w:cs="Calibri"/>
                <w:color w:val="000000"/>
              </w:rPr>
              <w:t xml:space="preserve"> </w:t>
            </w:r>
            <w:r w:rsidRPr="00FD575C">
              <w:rPr>
                <w:rFonts w:ascii="Calibri" w:eastAsia="等线" w:hAnsi="Calibri" w:cs="Calibri"/>
                <w:color w:val="000000"/>
              </w:rPr>
              <w:t>(1.02,1.34)</w:t>
            </w:r>
          </w:p>
        </w:tc>
      </w:tr>
      <w:tr w:rsidR="00FD575C" w14:paraId="448DEACE" w14:textId="77777777" w:rsidTr="003A766F">
        <w:tc>
          <w:tcPr>
            <w:tcW w:w="1743" w:type="dxa"/>
          </w:tcPr>
          <w:p w14:paraId="7C9BD57C" w14:textId="757F3EF0" w:rsidR="00FD575C" w:rsidRDefault="00FD575C" w:rsidP="00FD575C">
            <w:pPr>
              <w:rPr>
                <w:rFonts w:ascii="Calibri" w:eastAsia="等线" w:hAnsi="Calibri" w:cs="Times New Roman"/>
              </w:rPr>
            </w:pPr>
            <w:r w:rsidRPr="00D53290">
              <w:rPr>
                <w:rFonts w:ascii="Calibri" w:eastAsia="等线" w:hAnsi="Calibri" w:cs="Times New Roman"/>
              </w:rPr>
              <w:t>NO</w:t>
            </w:r>
            <w:r w:rsidRPr="00D53290">
              <w:rPr>
                <w:rFonts w:ascii="Calibri" w:eastAsia="等线" w:hAnsi="Calibri" w:cs="Times New Roman"/>
                <w:vertAlign w:val="subscript"/>
              </w:rPr>
              <w:t>2</w:t>
            </w:r>
            <w:r>
              <w:rPr>
                <w:rFonts w:ascii="Calibri" w:eastAsia="等线" w:hAnsi="Calibri" w:cs="Times New Roman"/>
              </w:rPr>
              <w:t xml:space="preserve"> </w:t>
            </w:r>
            <w:r>
              <w:rPr>
                <w:rFonts w:ascii="Calibri" w:eastAsia="等线" w:hAnsi="Calibri" w:cs="Times New Roman" w:hint="eastAsia"/>
              </w:rPr>
              <w:t>(7</w:t>
            </w:r>
            <w:r>
              <w:rPr>
                <w:rFonts w:ascii="Calibri" w:eastAsia="等线" w:hAnsi="Calibri" w:cs="Times New Roman"/>
              </w:rPr>
              <w:t>.4</w:t>
            </w:r>
            <w:r>
              <w:rPr>
                <w:rFonts w:ascii="Calibri" w:eastAsia="等线" w:hAnsi="Calibri" w:cs="Times New Roman" w:hint="eastAsia"/>
              </w:rPr>
              <w:t>)</w:t>
            </w:r>
          </w:p>
        </w:tc>
        <w:tc>
          <w:tcPr>
            <w:tcW w:w="2018" w:type="dxa"/>
            <w:vAlign w:val="center"/>
          </w:tcPr>
          <w:p w14:paraId="0159FEA5" w14:textId="37FAF0A7"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5.1</w:t>
            </w:r>
            <w:r>
              <w:rPr>
                <w:rFonts w:ascii="Calibri" w:eastAsia="等线" w:hAnsi="Calibri" w:cs="Times New Roman" w:hint="eastAsia"/>
              </w:rPr>
              <w:t>±</w:t>
            </w:r>
            <w:r>
              <w:rPr>
                <w:rFonts w:ascii="Calibri" w:eastAsia="等线" w:hAnsi="Calibri" w:cs="Times New Roman"/>
              </w:rPr>
              <w:t>5.1</w:t>
            </w:r>
          </w:p>
        </w:tc>
        <w:tc>
          <w:tcPr>
            <w:tcW w:w="2018" w:type="dxa"/>
            <w:vAlign w:val="center"/>
          </w:tcPr>
          <w:p w14:paraId="748AB882" w14:textId="6C614FA8"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5.4</w:t>
            </w:r>
            <w:r>
              <w:rPr>
                <w:rFonts w:ascii="Calibri" w:eastAsia="等线" w:hAnsi="Calibri" w:cs="Times New Roman" w:hint="eastAsia"/>
              </w:rPr>
              <w:t>±</w:t>
            </w:r>
            <w:r>
              <w:rPr>
                <w:rFonts w:ascii="Calibri" w:eastAsia="等线" w:hAnsi="Calibri" w:cs="Times New Roman"/>
              </w:rPr>
              <w:t>5.1</w:t>
            </w:r>
          </w:p>
        </w:tc>
        <w:tc>
          <w:tcPr>
            <w:tcW w:w="2018" w:type="dxa"/>
            <w:shd w:val="clear" w:color="auto" w:fill="auto"/>
            <w:vAlign w:val="center"/>
          </w:tcPr>
          <w:p w14:paraId="08D558C1" w14:textId="076CB6E6"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1.14</w:t>
            </w:r>
            <w:r>
              <w:rPr>
                <w:rFonts w:ascii="Calibri" w:eastAsia="等线" w:hAnsi="Calibri" w:cs="Calibri"/>
                <w:color w:val="000000"/>
              </w:rPr>
              <w:t xml:space="preserve"> </w:t>
            </w:r>
            <w:r w:rsidRPr="00FD575C">
              <w:rPr>
                <w:rFonts w:ascii="Calibri" w:eastAsia="等线" w:hAnsi="Calibri" w:cs="Calibri"/>
                <w:color w:val="000000"/>
              </w:rPr>
              <w:t>(1.03,1.27)</w:t>
            </w:r>
          </w:p>
        </w:tc>
        <w:tc>
          <w:tcPr>
            <w:tcW w:w="278" w:type="dxa"/>
            <w:vAlign w:val="center"/>
          </w:tcPr>
          <w:p w14:paraId="7BBA96FC" w14:textId="77777777" w:rsidR="00FD575C" w:rsidRDefault="00FD575C" w:rsidP="003A766F">
            <w:pPr>
              <w:jc w:val="center"/>
              <w:rPr>
                <w:rFonts w:ascii="Calibri" w:eastAsia="等线" w:hAnsi="Calibri" w:cs="Times New Roman"/>
              </w:rPr>
            </w:pPr>
          </w:p>
        </w:tc>
        <w:tc>
          <w:tcPr>
            <w:tcW w:w="2385" w:type="dxa"/>
            <w:vAlign w:val="center"/>
          </w:tcPr>
          <w:p w14:paraId="403F4E90" w14:textId="5513BB0E"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0.0±5.7</w:t>
            </w:r>
          </w:p>
        </w:tc>
        <w:tc>
          <w:tcPr>
            <w:tcW w:w="1744" w:type="dxa"/>
            <w:vAlign w:val="center"/>
          </w:tcPr>
          <w:p w14:paraId="57B5BE75" w14:textId="465F0663"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1.3±5.9</w:t>
            </w:r>
          </w:p>
        </w:tc>
        <w:tc>
          <w:tcPr>
            <w:tcW w:w="1744" w:type="dxa"/>
            <w:shd w:val="clear" w:color="auto" w:fill="auto"/>
            <w:vAlign w:val="center"/>
          </w:tcPr>
          <w:p w14:paraId="725867AA" w14:textId="33B0FD51"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1.3</w:t>
            </w:r>
            <w:r>
              <w:rPr>
                <w:rFonts w:ascii="Calibri" w:eastAsia="等线" w:hAnsi="Calibri" w:cs="Calibri"/>
                <w:color w:val="000000"/>
              </w:rPr>
              <w:t xml:space="preserve">0 </w:t>
            </w:r>
            <w:r w:rsidRPr="00FD575C">
              <w:rPr>
                <w:rFonts w:ascii="Calibri" w:eastAsia="等线" w:hAnsi="Calibri" w:cs="Calibri"/>
                <w:color w:val="000000"/>
              </w:rPr>
              <w:t>(1.12,1.51)</w:t>
            </w:r>
          </w:p>
        </w:tc>
      </w:tr>
      <w:tr w:rsidR="00FD575C" w14:paraId="5A0517F3" w14:textId="77777777" w:rsidTr="003A766F">
        <w:tc>
          <w:tcPr>
            <w:tcW w:w="1743" w:type="dxa"/>
          </w:tcPr>
          <w:p w14:paraId="3B017701" w14:textId="2D9E79B8" w:rsidR="00FD575C" w:rsidRDefault="00FD575C" w:rsidP="00FD575C">
            <w:pPr>
              <w:rPr>
                <w:rFonts w:ascii="Calibri" w:eastAsia="等线" w:hAnsi="Calibri" w:cs="Times New Roman"/>
              </w:rPr>
            </w:pPr>
            <w:r w:rsidRPr="008E7981">
              <w:rPr>
                <w:rFonts w:ascii="Calibri" w:eastAsia="等线" w:hAnsi="Calibri" w:cs="Times New Roman"/>
              </w:rPr>
              <w:t>NO</w:t>
            </w:r>
            <w:r w:rsidRPr="008E7981">
              <w:rPr>
                <w:rFonts w:ascii="Calibri" w:eastAsia="等线" w:hAnsi="Calibri" w:cs="Times New Roman"/>
                <w:vertAlign w:val="subscript"/>
              </w:rPr>
              <w:t>x</w:t>
            </w:r>
            <w:r>
              <w:rPr>
                <w:rFonts w:ascii="Calibri" w:eastAsia="等线" w:hAnsi="Calibri" w:cs="Times New Roman"/>
              </w:rPr>
              <w:t xml:space="preserve"> (</w:t>
            </w:r>
            <w:r>
              <w:rPr>
                <w:rFonts w:ascii="Calibri" w:eastAsia="等线" w:hAnsi="Calibri" w:cs="Times New Roman" w:hint="eastAsia"/>
              </w:rPr>
              <w:t>1</w:t>
            </w:r>
            <w:r>
              <w:rPr>
                <w:rFonts w:ascii="Calibri" w:eastAsia="等线" w:hAnsi="Calibri" w:cs="Times New Roman"/>
              </w:rPr>
              <w:t>0.7</w:t>
            </w:r>
            <w:r>
              <w:rPr>
                <w:rFonts w:ascii="Calibri" w:eastAsia="等线" w:hAnsi="Calibri" w:cs="Times New Roman" w:hint="eastAsia"/>
              </w:rPr>
              <w:t>)</w:t>
            </w:r>
          </w:p>
        </w:tc>
        <w:tc>
          <w:tcPr>
            <w:tcW w:w="2018" w:type="dxa"/>
            <w:vAlign w:val="center"/>
          </w:tcPr>
          <w:p w14:paraId="423F3B6D" w14:textId="7CD4BC45" w:rsidR="00FD575C" w:rsidRDefault="00FD575C" w:rsidP="003A766F">
            <w:pPr>
              <w:jc w:val="center"/>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3.7</w:t>
            </w:r>
            <w:r>
              <w:rPr>
                <w:rFonts w:ascii="Calibri" w:eastAsia="等线" w:hAnsi="Calibri" w:cs="Times New Roman" w:hint="eastAsia"/>
              </w:rPr>
              <w:t>±</w:t>
            </w:r>
            <w:r>
              <w:rPr>
                <w:rFonts w:ascii="Calibri" w:eastAsia="等线" w:hAnsi="Calibri" w:cs="Times New Roman"/>
              </w:rPr>
              <w:t>8.9</w:t>
            </w:r>
          </w:p>
        </w:tc>
        <w:tc>
          <w:tcPr>
            <w:tcW w:w="2018" w:type="dxa"/>
            <w:vAlign w:val="center"/>
          </w:tcPr>
          <w:p w14:paraId="0ED7AB2E" w14:textId="31E963A3" w:rsidR="00FD575C" w:rsidRDefault="00FD575C" w:rsidP="003A766F">
            <w:pPr>
              <w:jc w:val="center"/>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4.0</w:t>
            </w:r>
            <w:r>
              <w:rPr>
                <w:rFonts w:ascii="Calibri" w:eastAsia="等线" w:hAnsi="Calibri" w:cs="Times New Roman" w:hint="eastAsia"/>
              </w:rPr>
              <w:t>±</w:t>
            </w:r>
            <w:r>
              <w:rPr>
                <w:rFonts w:ascii="Calibri" w:eastAsia="等线" w:hAnsi="Calibri" w:cs="Times New Roman"/>
              </w:rPr>
              <w:t>8.3</w:t>
            </w:r>
          </w:p>
        </w:tc>
        <w:tc>
          <w:tcPr>
            <w:tcW w:w="2018" w:type="dxa"/>
            <w:shd w:val="clear" w:color="auto" w:fill="auto"/>
            <w:vAlign w:val="center"/>
          </w:tcPr>
          <w:p w14:paraId="02CEAA61" w14:textId="70B14DD3"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1.08</w:t>
            </w:r>
            <w:r>
              <w:rPr>
                <w:rFonts w:ascii="Calibri" w:eastAsia="等线" w:hAnsi="Calibri" w:cs="Calibri"/>
                <w:color w:val="000000"/>
              </w:rPr>
              <w:t xml:space="preserve"> </w:t>
            </w:r>
            <w:r w:rsidRPr="00FD575C">
              <w:rPr>
                <w:rFonts w:ascii="Calibri" w:eastAsia="等线" w:hAnsi="Calibri" w:cs="Calibri"/>
                <w:color w:val="000000"/>
              </w:rPr>
              <w:t>(0.99,1.18)</w:t>
            </w:r>
          </w:p>
        </w:tc>
        <w:tc>
          <w:tcPr>
            <w:tcW w:w="278" w:type="dxa"/>
            <w:vAlign w:val="center"/>
          </w:tcPr>
          <w:p w14:paraId="4D6AF439" w14:textId="77777777" w:rsidR="00FD575C" w:rsidRDefault="00FD575C" w:rsidP="003A766F">
            <w:pPr>
              <w:jc w:val="center"/>
              <w:rPr>
                <w:rFonts w:ascii="Calibri" w:eastAsia="等线" w:hAnsi="Calibri" w:cs="Times New Roman"/>
              </w:rPr>
            </w:pPr>
          </w:p>
        </w:tc>
        <w:tc>
          <w:tcPr>
            <w:tcW w:w="2385" w:type="dxa"/>
            <w:vAlign w:val="center"/>
          </w:tcPr>
          <w:p w14:paraId="1B281643" w14:textId="32771FE1" w:rsidR="00FD575C" w:rsidRDefault="00FD575C" w:rsidP="003A766F">
            <w:pPr>
              <w:jc w:val="center"/>
              <w:rPr>
                <w:rFonts w:ascii="Calibri" w:eastAsia="等线" w:hAnsi="Calibri" w:cs="Times New Roman"/>
              </w:rPr>
            </w:pPr>
            <w:r>
              <w:rPr>
                <w:rFonts w:ascii="Calibri" w:eastAsia="等线" w:hAnsi="Calibri" w:cs="Times New Roman" w:hint="eastAsia"/>
              </w:rPr>
              <w:t>5</w:t>
            </w:r>
            <w:r>
              <w:rPr>
                <w:rFonts w:ascii="Calibri" w:eastAsia="等线" w:hAnsi="Calibri" w:cs="Times New Roman"/>
              </w:rPr>
              <w:t>0.1±10.3</w:t>
            </w:r>
          </w:p>
        </w:tc>
        <w:tc>
          <w:tcPr>
            <w:tcW w:w="1744" w:type="dxa"/>
            <w:vAlign w:val="center"/>
          </w:tcPr>
          <w:p w14:paraId="6BEAD3DD" w14:textId="775B57B6" w:rsidR="00FD575C" w:rsidRDefault="00FD575C" w:rsidP="003A766F">
            <w:pPr>
              <w:jc w:val="center"/>
              <w:rPr>
                <w:rFonts w:ascii="Calibri" w:eastAsia="等线" w:hAnsi="Calibri" w:cs="Times New Roman"/>
              </w:rPr>
            </w:pPr>
            <w:r>
              <w:rPr>
                <w:rFonts w:ascii="Calibri" w:eastAsia="等线" w:hAnsi="Calibri" w:cs="Times New Roman" w:hint="eastAsia"/>
              </w:rPr>
              <w:t>5</w:t>
            </w:r>
            <w:r>
              <w:rPr>
                <w:rFonts w:ascii="Calibri" w:eastAsia="等线" w:hAnsi="Calibri" w:cs="Times New Roman"/>
              </w:rPr>
              <w:t>1.3±10.0</w:t>
            </w:r>
          </w:p>
        </w:tc>
        <w:tc>
          <w:tcPr>
            <w:tcW w:w="1744" w:type="dxa"/>
            <w:shd w:val="clear" w:color="auto" w:fill="auto"/>
            <w:vAlign w:val="center"/>
          </w:tcPr>
          <w:p w14:paraId="2ACEC916" w14:textId="745EB4D3"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1.13</w:t>
            </w:r>
            <w:r>
              <w:rPr>
                <w:rFonts w:ascii="Calibri" w:eastAsia="等线" w:hAnsi="Calibri" w:cs="Calibri"/>
                <w:color w:val="000000"/>
              </w:rPr>
              <w:t xml:space="preserve"> </w:t>
            </w:r>
            <w:r w:rsidRPr="00FD575C">
              <w:rPr>
                <w:rFonts w:ascii="Calibri" w:eastAsia="等线" w:hAnsi="Calibri" w:cs="Calibri"/>
                <w:color w:val="000000"/>
              </w:rPr>
              <w:t>(1</w:t>
            </w:r>
            <w:r>
              <w:rPr>
                <w:rFonts w:ascii="Calibri" w:eastAsia="等线" w:hAnsi="Calibri" w:cs="Calibri"/>
                <w:color w:val="000000"/>
              </w:rPr>
              <w:t>.00</w:t>
            </w:r>
            <w:r w:rsidRPr="00FD575C">
              <w:rPr>
                <w:rFonts w:ascii="Calibri" w:eastAsia="等线" w:hAnsi="Calibri" w:cs="Calibri"/>
                <w:color w:val="000000"/>
              </w:rPr>
              <w:t>,1.28)</w:t>
            </w:r>
          </w:p>
        </w:tc>
      </w:tr>
      <w:tr w:rsidR="00FD575C" w14:paraId="2A1C4C6F" w14:textId="77777777" w:rsidTr="003A766F">
        <w:tc>
          <w:tcPr>
            <w:tcW w:w="1743" w:type="dxa"/>
          </w:tcPr>
          <w:p w14:paraId="39E5B8B7" w14:textId="33B05D7D" w:rsidR="00FD575C" w:rsidRDefault="00FD575C" w:rsidP="00FD575C">
            <w:pPr>
              <w:rPr>
                <w:rFonts w:ascii="Calibri" w:eastAsia="等线" w:hAnsi="Calibri" w:cs="Times New Roman"/>
              </w:rPr>
            </w:pPr>
            <w:r w:rsidRPr="008E7981">
              <w:rPr>
                <w:rFonts w:ascii="Calibri" w:eastAsia="等线" w:hAnsi="Calibri" w:cs="Times New Roman" w:hint="eastAsia"/>
              </w:rPr>
              <w:t>U</w:t>
            </w:r>
            <w:r w:rsidRPr="008E7981">
              <w:rPr>
                <w:rFonts w:ascii="Calibri" w:eastAsia="等线" w:hAnsi="Calibri" w:cs="Times New Roman"/>
              </w:rPr>
              <w:t>FP</w:t>
            </w:r>
            <w:r>
              <w:rPr>
                <w:rFonts w:ascii="Calibri" w:eastAsia="等线" w:hAnsi="Calibri" w:cs="Times New Roman"/>
              </w:rPr>
              <w:t xml:space="preserve"> (1240)</w:t>
            </w:r>
          </w:p>
        </w:tc>
        <w:tc>
          <w:tcPr>
            <w:tcW w:w="2018" w:type="dxa"/>
            <w:vAlign w:val="center"/>
          </w:tcPr>
          <w:p w14:paraId="3CEC079E" w14:textId="2E0D0EA2" w:rsidR="00FD575C" w:rsidRDefault="00FD575C" w:rsidP="003A766F">
            <w:pPr>
              <w:jc w:val="center"/>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070</w:t>
            </w:r>
            <w:r>
              <w:rPr>
                <w:rFonts w:ascii="Calibri" w:eastAsia="等线" w:hAnsi="Calibri" w:cs="Times New Roman" w:hint="eastAsia"/>
              </w:rPr>
              <w:t>±</w:t>
            </w:r>
            <w:r>
              <w:rPr>
                <w:rFonts w:ascii="Calibri" w:eastAsia="等线" w:hAnsi="Calibri" w:cs="Times New Roman"/>
              </w:rPr>
              <w:t>1150</w:t>
            </w:r>
          </w:p>
        </w:tc>
        <w:tc>
          <w:tcPr>
            <w:tcW w:w="2018" w:type="dxa"/>
            <w:vAlign w:val="center"/>
          </w:tcPr>
          <w:p w14:paraId="45ED08A6" w14:textId="16E25D4A" w:rsidR="00FD575C" w:rsidRDefault="00FD575C" w:rsidP="003A766F">
            <w:pPr>
              <w:jc w:val="center"/>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120</w:t>
            </w:r>
            <w:r>
              <w:rPr>
                <w:rFonts w:ascii="Calibri" w:eastAsia="等线" w:hAnsi="Calibri" w:cs="Times New Roman" w:hint="eastAsia"/>
              </w:rPr>
              <w:t>±</w:t>
            </w:r>
            <w:r>
              <w:rPr>
                <w:rFonts w:ascii="Calibri" w:eastAsia="等线" w:hAnsi="Calibri" w:cs="Times New Roman"/>
              </w:rPr>
              <w:t>1200</w:t>
            </w:r>
          </w:p>
        </w:tc>
        <w:tc>
          <w:tcPr>
            <w:tcW w:w="2018" w:type="dxa"/>
            <w:shd w:val="clear" w:color="auto" w:fill="auto"/>
            <w:vAlign w:val="center"/>
          </w:tcPr>
          <w:p w14:paraId="31719063" w14:textId="5D03814D"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1.06</w:t>
            </w:r>
            <w:r>
              <w:rPr>
                <w:rFonts w:ascii="Calibri" w:eastAsia="等线" w:hAnsi="Calibri" w:cs="Calibri"/>
                <w:color w:val="000000"/>
              </w:rPr>
              <w:t xml:space="preserve"> </w:t>
            </w:r>
            <w:r w:rsidRPr="00FD575C">
              <w:rPr>
                <w:rFonts w:ascii="Calibri" w:eastAsia="等线" w:hAnsi="Calibri" w:cs="Calibri"/>
                <w:color w:val="000000"/>
              </w:rPr>
              <w:t>(0.99,1.14)</w:t>
            </w:r>
          </w:p>
        </w:tc>
        <w:tc>
          <w:tcPr>
            <w:tcW w:w="278" w:type="dxa"/>
            <w:vAlign w:val="center"/>
          </w:tcPr>
          <w:p w14:paraId="6CBCF5C3" w14:textId="77777777" w:rsidR="00FD575C" w:rsidRDefault="00FD575C" w:rsidP="003A766F">
            <w:pPr>
              <w:jc w:val="center"/>
              <w:rPr>
                <w:rFonts w:ascii="Calibri" w:eastAsia="等线" w:hAnsi="Calibri" w:cs="Times New Roman"/>
              </w:rPr>
            </w:pPr>
          </w:p>
        </w:tc>
        <w:tc>
          <w:tcPr>
            <w:tcW w:w="2385" w:type="dxa"/>
            <w:vAlign w:val="center"/>
          </w:tcPr>
          <w:p w14:paraId="282D24D7" w14:textId="3066DFBB" w:rsidR="00FD575C" w:rsidRDefault="00FD575C" w:rsidP="003A766F">
            <w:pPr>
              <w:jc w:val="center"/>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980±1750</w:t>
            </w:r>
          </w:p>
        </w:tc>
        <w:tc>
          <w:tcPr>
            <w:tcW w:w="1744" w:type="dxa"/>
            <w:vAlign w:val="center"/>
          </w:tcPr>
          <w:p w14:paraId="66EB0E44" w14:textId="15A31750"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0200±1890</w:t>
            </w:r>
          </w:p>
        </w:tc>
        <w:tc>
          <w:tcPr>
            <w:tcW w:w="1744" w:type="dxa"/>
            <w:shd w:val="clear" w:color="auto" w:fill="auto"/>
            <w:vAlign w:val="center"/>
          </w:tcPr>
          <w:p w14:paraId="628F2F73" w14:textId="2D02954F"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w:t>
            </w:r>
            <w:r>
              <w:rPr>
                <w:rFonts w:ascii="Calibri" w:eastAsia="等线" w:hAnsi="Calibri" w:cs="Calibri"/>
                <w:color w:val="000000"/>
              </w:rPr>
              <w:t xml:space="preserve">0 </w:t>
            </w:r>
            <w:r w:rsidRPr="00FD575C">
              <w:rPr>
                <w:rFonts w:ascii="Calibri" w:eastAsia="等线" w:hAnsi="Calibri" w:cs="Calibri"/>
                <w:color w:val="000000"/>
              </w:rPr>
              <w:t>(1.02,1.19)</w:t>
            </w:r>
          </w:p>
        </w:tc>
      </w:tr>
      <w:tr w:rsidR="00FD575C" w14:paraId="30AEC808" w14:textId="77777777" w:rsidTr="003A766F">
        <w:tc>
          <w:tcPr>
            <w:tcW w:w="1743" w:type="dxa"/>
          </w:tcPr>
          <w:p w14:paraId="4CC0B4C6" w14:textId="0FFF4F7E"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2.5</w:t>
            </w:r>
            <w:r w:rsidRPr="00B21EA4">
              <w:rPr>
                <w:rFonts w:ascii="Calibri" w:eastAsia="等线" w:hAnsi="Calibri" w:cs="Times New Roman"/>
              </w:rPr>
              <w:t xml:space="preserve"> Cu</w:t>
            </w:r>
            <w:r>
              <w:rPr>
                <w:rFonts w:ascii="Calibri" w:eastAsia="等线" w:hAnsi="Calibri" w:cs="Times New Roman"/>
              </w:rPr>
              <w:t xml:space="preserve"> (1.1)</w:t>
            </w:r>
          </w:p>
        </w:tc>
        <w:tc>
          <w:tcPr>
            <w:tcW w:w="2018" w:type="dxa"/>
            <w:vAlign w:val="center"/>
          </w:tcPr>
          <w:p w14:paraId="17E3EF2B" w14:textId="745691EC"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.0</w:t>
            </w:r>
            <w:r>
              <w:rPr>
                <w:rFonts w:ascii="Calibri" w:eastAsia="等线" w:hAnsi="Calibri" w:cs="Times New Roman" w:hint="eastAsia"/>
              </w:rPr>
              <w:t>±</w:t>
            </w:r>
            <w:r>
              <w:rPr>
                <w:rFonts w:ascii="Calibri" w:eastAsia="等线" w:hAnsi="Calibri" w:cs="Times New Roman" w:hint="eastAsia"/>
              </w:rPr>
              <w:t>0</w:t>
            </w:r>
            <w:r>
              <w:rPr>
                <w:rFonts w:ascii="Calibri" w:eastAsia="等线" w:hAnsi="Calibri" w:cs="Times New Roman"/>
              </w:rPr>
              <w:t>.8</w:t>
            </w:r>
          </w:p>
        </w:tc>
        <w:tc>
          <w:tcPr>
            <w:tcW w:w="2018" w:type="dxa"/>
            <w:vAlign w:val="center"/>
          </w:tcPr>
          <w:p w14:paraId="1E5AF2EE" w14:textId="17959C2B"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.1</w:t>
            </w:r>
            <w:r>
              <w:rPr>
                <w:rFonts w:ascii="Calibri" w:eastAsia="等线" w:hAnsi="Calibri" w:cs="Times New Roman" w:hint="eastAsia"/>
              </w:rPr>
              <w:t>±</w:t>
            </w:r>
            <w:r>
              <w:rPr>
                <w:rFonts w:ascii="Calibri" w:eastAsia="等线" w:hAnsi="Calibri" w:cs="Times New Roman"/>
              </w:rPr>
              <w:t>0.9</w:t>
            </w:r>
          </w:p>
        </w:tc>
        <w:tc>
          <w:tcPr>
            <w:tcW w:w="2018" w:type="dxa"/>
            <w:shd w:val="clear" w:color="auto" w:fill="auto"/>
            <w:vAlign w:val="center"/>
          </w:tcPr>
          <w:p w14:paraId="222651AE" w14:textId="6A84454E"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1.09</w:t>
            </w:r>
            <w:r>
              <w:rPr>
                <w:rFonts w:ascii="Calibri" w:eastAsia="等线" w:hAnsi="Calibri" w:cs="Calibri"/>
                <w:color w:val="000000"/>
              </w:rPr>
              <w:t xml:space="preserve"> </w:t>
            </w:r>
            <w:r w:rsidRPr="00FD575C">
              <w:rPr>
                <w:rFonts w:ascii="Calibri" w:eastAsia="等线" w:hAnsi="Calibri" w:cs="Calibri"/>
                <w:color w:val="000000"/>
              </w:rPr>
              <w:t>(0.99,1.2)</w:t>
            </w:r>
          </w:p>
        </w:tc>
        <w:tc>
          <w:tcPr>
            <w:tcW w:w="278" w:type="dxa"/>
            <w:vAlign w:val="center"/>
          </w:tcPr>
          <w:p w14:paraId="3318430C" w14:textId="77777777" w:rsidR="00FD575C" w:rsidRDefault="00FD575C" w:rsidP="003A766F">
            <w:pPr>
              <w:jc w:val="center"/>
              <w:rPr>
                <w:rFonts w:ascii="Calibri" w:eastAsia="等线" w:hAnsi="Calibri" w:cs="Times New Roman"/>
              </w:rPr>
            </w:pPr>
          </w:p>
        </w:tc>
        <w:tc>
          <w:tcPr>
            <w:tcW w:w="2385" w:type="dxa"/>
            <w:vAlign w:val="center"/>
          </w:tcPr>
          <w:p w14:paraId="44D0FE19" w14:textId="75030288"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.6±0.9</w:t>
            </w:r>
          </w:p>
        </w:tc>
        <w:tc>
          <w:tcPr>
            <w:tcW w:w="1744" w:type="dxa"/>
            <w:vAlign w:val="center"/>
          </w:tcPr>
          <w:p w14:paraId="20B0DDA6" w14:textId="1D90BBA3"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.8±1.0</w:t>
            </w:r>
          </w:p>
        </w:tc>
        <w:tc>
          <w:tcPr>
            <w:tcW w:w="1744" w:type="dxa"/>
            <w:shd w:val="clear" w:color="auto" w:fill="auto"/>
            <w:vAlign w:val="center"/>
          </w:tcPr>
          <w:p w14:paraId="3C33F79B" w14:textId="5726B3DE"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1.21</w:t>
            </w:r>
            <w:r>
              <w:rPr>
                <w:rFonts w:ascii="Calibri" w:eastAsia="等线" w:hAnsi="Calibri" w:cs="Calibri"/>
                <w:color w:val="000000"/>
              </w:rPr>
              <w:t xml:space="preserve"> </w:t>
            </w:r>
            <w:r w:rsidRPr="00FD575C">
              <w:rPr>
                <w:rFonts w:ascii="Calibri" w:eastAsia="等线" w:hAnsi="Calibri" w:cs="Calibri"/>
                <w:color w:val="000000"/>
              </w:rPr>
              <w:t>(1.06,1.39)</w:t>
            </w:r>
          </w:p>
        </w:tc>
      </w:tr>
      <w:tr w:rsidR="00FD575C" w14:paraId="77BE7606" w14:textId="77777777" w:rsidTr="003A766F">
        <w:tc>
          <w:tcPr>
            <w:tcW w:w="1743" w:type="dxa"/>
          </w:tcPr>
          <w:p w14:paraId="716F6BF8" w14:textId="50994866"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10</w:t>
            </w:r>
            <w:r w:rsidRPr="00B21EA4">
              <w:rPr>
                <w:rFonts w:ascii="Calibri" w:eastAsia="等线" w:hAnsi="Calibri" w:cs="Times New Roman"/>
              </w:rPr>
              <w:t xml:space="preserve"> Cu</w:t>
            </w:r>
            <w:r>
              <w:rPr>
                <w:rFonts w:ascii="Calibri" w:eastAsia="等线" w:hAnsi="Calibri" w:cs="Times New Roman"/>
              </w:rPr>
              <w:t xml:space="preserve"> (3.6)</w:t>
            </w:r>
          </w:p>
        </w:tc>
        <w:tc>
          <w:tcPr>
            <w:tcW w:w="2018" w:type="dxa"/>
            <w:vAlign w:val="center"/>
          </w:tcPr>
          <w:p w14:paraId="5A8E0BFE" w14:textId="0E031021"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2.1</w:t>
            </w:r>
            <w:r>
              <w:rPr>
                <w:rFonts w:ascii="Calibri" w:eastAsia="等线" w:hAnsi="Calibri" w:cs="Times New Roman" w:hint="eastAsia"/>
              </w:rPr>
              <w:t>±</w:t>
            </w:r>
            <w:r>
              <w:rPr>
                <w:rFonts w:ascii="Calibri" w:eastAsia="等线" w:hAnsi="Calibri" w:cs="Times New Roman"/>
              </w:rPr>
              <w:t>3.1</w:t>
            </w:r>
          </w:p>
        </w:tc>
        <w:tc>
          <w:tcPr>
            <w:tcW w:w="2018" w:type="dxa"/>
            <w:vAlign w:val="center"/>
          </w:tcPr>
          <w:p w14:paraId="166EF5B4" w14:textId="3F4FF6A0"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2.2</w:t>
            </w:r>
            <w:r>
              <w:rPr>
                <w:rFonts w:ascii="Calibri" w:eastAsia="等线" w:hAnsi="Calibri" w:cs="Times New Roman" w:hint="eastAsia"/>
              </w:rPr>
              <w:t>±</w:t>
            </w:r>
            <w:r>
              <w:rPr>
                <w:rFonts w:ascii="Calibri" w:eastAsia="等线" w:hAnsi="Calibri" w:cs="Times New Roman"/>
              </w:rPr>
              <w:t>3.2</w:t>
            </w:r>
          </w:p>
        </w:tc>
        <w:tc>
          <w:tcPr>
            <w:tcW w:w="2018" w:type="dxa"/>
            <w:shd w:val="clear" w:color="auto" w:fill="auto"/>
            <w:vAlign w:val="center"/>
          </w:tcPr>
          <w:p w14:paraId="39D4B97B" w14:textId="6F63B579"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1.04</w:t>
            </w:r>
            <w:r>
              <w:rPr>
                <w:rFonts w:ascii="Calibri" w:eastAsia="等线" w:hAnsi="Calibri" w:cs="Calibri"/>
                <w:color w:val="000000"/>
              </w:rPr>
              <w:t xml:space="preserve"> </w:t>
            </w:r>
            <w:r w:rsidRPr="00FD575C">
              <w:rPr>
                <w:rFonts w:ascii="Calibri" w:eastAsia="等线" w:hAnsi="Calibri" w:cs="Calibri"/>
                <w:color w:val="000000"/>
              </w:rPr>
              <w:t>(0.95,1.12)</w:t>
            </w:r>
          </w:p>
        </w:tc>
        <w:tc>
          <w:tcPr>
            <w:tcW w:w="278" w:type="dxa"/>
            <w:vAlign w:val="center"/>
          </w:tcPr>
          <w:p w14:paraId="30DC7B47" w14:textId="77777777" w:rsidR="00FD575C" w:rsidRDefault="00FD575C" w:rsidP="003A766F">
            <w:pPr>
              <w:jc w:val="center"/>
              <w:rPr>
                <w:rFonts w:ascii="Calibri" w:eastAsia="等线" w:hAnsi="Calibri" w:cs="Times New Roman"/>
              </w:rPr>
            </w:pPr>
          </w:p>
        </w:tc>
        <w:tc>
          <w:tcPr>
            <w:tcW w:w="2385" w:type="dxa"/>
            <w:vAlign w:val="center"/>
          </w:tcPr>
          <w:p w14:paraId="1572133C" w14:textId="5D1097C3"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3.7±4.0</w:t>
            </w:r>
          </w:p>
        </w:tc>
        <w:tc>
          <w:tcPr>
            <w:tcW w:w="1744" w:type="dxa"/>
            <w:vAlign w:val="center"/>
          </w:tcPr>
          <w:p w14:paraId="5458A05D" w14:textId="6B2390C6"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4.1±4.3</w:t>
            </w:r>
          </w:p>
        </w:tc>
        <w:tc>
          <w:tcPr>
            <w:tcW w:w="1744" w:type="dxa"/>
            <w:shd w:val="clear" w:color="auto" w:fill="auto"/>
            <w:vAlign w:val="center"/>
          </w:tcPr>
          <w:p w14:paraId="670CF922" w14:textId="5F0C2785"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1.09</w:t>
            </w:r>
            <w:r>
              <w:rPr>
                <w:rFonts w:ascii="Calibri" w:eastAsia="等线" w:hAnsi="Calibri" w:cs="Calibri"/>
                <w:color w:val="000000"/>
              </w:rPr>
              <w:t xml:space="preserve"> </w:t>
            </w:r>
            <w:r w:rsidRPr="00FD575C">
              <w:rPr>
                <w:rFonts w:ascii="Calibri" w:eastAsia="等线" w:hAnsi="Calibri" w:cs="Calibri"/>
                <w:color w:val="000000"/>
              </w:rPr>
              <w:t>(0.98,1.2</w:t>
            </w:r>
            <w:r>
              <w:rPr>
                <w:rFonts w:ascii="Calibri" w:eastAsia="等线" w:hAnsi="Calibri" w:cs="Calibri"/>
                <w:color w:val="000000"/>
              </w:rPr>
              <w:t>0</w:t>
            </w:r>
            <w:r w:rsidRPr="00FD575C">
              <w:rPr>
                <w:rFonts w:ascii="Calibri" w:eastAsia="等线" w:hAnsi="Calibri" w:cs="Calibri"/>
                <w:color w:val="000000"/>
              </w:rPr>
              <w:t>)</w:t>
            </w:r>
          </w:p>
        </w:tc>
      </w:tr>
      <w:tr w:rsidR="00FD575C" w14:paraId="5C5CCA56" w14:textId="77777777" w:rsidTr="003A766F">
        <w:tc>
          <w:tcPr>
            <w:tcW w:w="1743" w:type="dxa"/>
          </w:tcPr>
          <w:p w14:paraId="2C3CB58D" w14:textId="237B50AA"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2.5</w:t>
            </w:r>
            <w:r w:rsidRPr="00B21EA4">
              <w:rPr>
                <w:rFonts w:ascii="Calibri" w:eastAsia="等线" w:hAnsi="Calibri" w:cs="Times New Roman"/>
              </w:rPr>
              <w:t xml:space="preserve"> Fe</w:t>
            </w:r>
            <w:r>
              <w:rPr>
                <w:rFonts w:ascii="Calibri" w:eastAsia="等线" w:hAnsi="Calibri" w:cs="Times New Roman"/>
              </w:rPr>
              <w:t xml:space="preserve"> (27.1)</w:t>
            </w:r>
          </w:p>
        </w:tc>
        <w:tc>
          <w:tcPr>
            <w:tcW w:w="2018" w:type="dxa"/>
            <w:vAlign w:val="center"/>
          </w:tcPr>
          <w:p w14:paraId="300DABCE" w14:textId="3BB08005" w:rsidR="00FD575C" w:rsidRDefault="00FD575C" w:rsidP="003A766F">
            <w:pPr>
              <w:jc w:val="center"/>
              <w:rPr>
                <w:rFonts w:ascii="Calibri" w:eastAsia="等线" w:hAnsi="Calibri" w:cs="Times New Roman"/>
              </w:rPr>
            </w:pPr>
            <w:r>
              <w:rPr>
                <w:rFonts w:ascii="Calibri" w:eastAsia="等线" w:hAnsi="Calibri" w:cs="Times New Roman" w:hint="eastAsia"/>
              </w:rPr>
              <w:t>7</w:t>
            </w:r>
            <w:r>
              <w:rPr>
                <w:rFonts w:ascii="Calibri" w:eastAsia="等线" w:hAnsi="Calibri" w:cs="Times New Roman"/>
              </w:rPr>
              <w:t>4.9</w:t>
            </w:r>
            <w:r>
              <w:rPr>
                <w:rFonts w:ascii="Calibri" w:eastAsia="等线" w:hAnsi="Calibri" w:cs="Times New Roman" w:hint="eastAsia"/>
              </w:rPr>
              <w:t>±</w:t>
            </w:r>
            <w:r>
              <w:rPr>
                <w:rFonts w:ascii="Calibri" w:eastAsia="等线" w:hAnsi="Calibri" w:cs="Times New Roman"/>
              </w:rPr>
              <w:t>20.0</w:t>
            </w:r>
          </w:p>
        </w:tc>
        <w:tc>
          <w:tcPr>
            <w:tcW w:w="2018" w:type="dxa"/>
            <w:vAlign w:val="center"/>
          </w:tcPr>
          <w:p w14:paraId="1784BF8D" w14:textId="094277B6" w:rsidR="00FD575C" w:rsidRDefault="00FD575C" w:rsidP="003A766F">
            <w:pPr>
              <w:jc w:val="center"/>
              <w:rPr>
                <w:rFonts w:ascii="Calibri" w:eastAsia="等线" w:hAnsi="Calibri" w:cs="Times New Roman"/>
              </w:rPr>
            </w:pPr>
            <w:r>
              <w:rPr>
                <w:rFonts w:ascii="Calibri" w:eastAsia="等线" w:hAnsi="Calibri" w:cs="Times New Roman" w:hint="eastAsia"/>
              </w:rPr>
              <w:t>7</w:t>
            </w:r>
            <w:r>
              <w:rPr>
                <w:rFonts w:ascii="Calibri" w:eastAsia="等线" w:hAnsi="Calibri" w:cs="Times New Roman"/>
              </w:rPr>
              <w:t>5.9</w:t>
            </w:r>
            <w:r>
              <w:rPr>
                <w:rFonts w:ascii="Calibri" w:eastAsia="等线" w:hAnsi="Calibri" w:cs="Times New Roman" w:hint="eastAsia"/>
              </w:rPr>
              <w:t>±</w:t>
            </w:r>
            <w:r>
              <w:rPr>
                <w:rFonts w:ascii="Calibri" w:eastAsia="等线" w:hAnsi="Calibri" w:cs="Times New Roman"/>
              </w:rPr>
              <w:t>21.2</w:t>
            </w:r>
          </w:p>
        </w:tc>
        <w:tc>
          <w:tcPr>
            <w:tcW w:w="2018" w:type="dxa"/>
            <w:shd w:val="clear" w:color="auto" w:fill="auto"/>
            <w:vAlign w:val="center"/>
          </w:tcPr>
          <w:p w14:paraId="5AB54329" w14:textId="5F35D1A0"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1.13</w:t>
            </w:r>
            <w:r>
              <w:rPr>
                <w:rFonts w:ascii="Calibri" w:eastAsia="等线" w:hAnsi="Calibri" w:cs="Calibri"/>
                <w:color w:val="000000"/>
              </w:rPr>
              <w:t xml:space="preserve"> </w:t>
            </w:r>
            <w:r w:rsidRPr="00FD575C">
              <w:rPr>
                <w:rFonts w:ascii="Calibri" w:eastAsia="等线" w:hAnsi="Calibri" w:cs="Calibri"/>
                <w:color w:val="000000"/>
              </w:rPr>
              <w:t>(1.03,1.24)</w:t>
            </w:r>
          </w:p>
        </w:tc>
        <w:tc>
          <w:tcPr>
            <w:tcW w:w="278" w:type="dxa"/>
            <w:vAlign w:val="center"/>
          </w:tcPr>
          <w:p w14:paraId="76DE6BE9" w14:textId="77777777" w:rsidR="00FD575C" w:rsidRDefault="00FD575C" w:rsidP="003A766F">
            <w:pPr>
              <w:jc w:val="center"/>
              <w:rPr>
                <w:rFonts w:ascii="Calibri" w:eastAsia="等线" w:hAnsi="Calibri" w:cs="Times New Roman"/>
              </w:rPr>
            </w:pPr>
          </w:p>
        </w:tc>
        <w:tc>
          <w:tcPr>
            <w:tcW w:w="2385" w:type="dxa"/>
            <w:vAlign w:val="center"/>
          </w:tcPr>
          <w:p w14:paraId="4DDEB8B0" w14:textId="05C03787" w:rsidR="00FD575C" w:rsidRDefault="00FD575C" w:rsidP="003A766F">
            <w:pPr>
              <w:jc w:val="center"/>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2.3±22.1</w:t>
            </w:r>
          </w:p>
        </w:tc>
        <w:tc>
          <w:tcPr>
            <w:tcW w:w="1744" w:type="dxa"/>
            <w:vAlign w:val="center"/>
          </w:tcPr>
          <w:p w14:paraId="74601944" w14:textId="574C085C" w:rsidR="00FD575C" w:rsidRDefault="00FD575C" w:rsidP="003A766F">
            <w:pPr>
              <w:jc w:val="center"/>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6.6±23.1</w:t>
            </w:r>
          </w:p>
        </w:tc>
        <w:tc>
          <w:tcPr>
            <w:tcW w:w="1744" w:type="dxa"/>
            <w:shd w:val="clear" w:color="auto" w:fill="auto"/>
            <w:vAlign w:val="center"/>
          </w:tcPr>
          <w:p w14:paraId="25B64409" w14:textId="093C4343"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1.25</w:t>
            </w:r>
            <w:r>
              <w:rPr>
                <w:rFonts w:ascii="Calibri" w:eastAsia="等线" w:hAnsi="Calibri" w:cs="Calibri"/>
                <w:color w:val="000000"/>
              </w:rPr>
              <w:t xml:space="preserve"> </w:t>
            </w:r>
            <w:r w:rsidRPr="00FD575C">
              <w:rPr>
                <w:rFonts w:ascii="Calibri" w:eastAsia="等线" w:hAnsi="Calibri" w:cs="Calibri"/>
                <w:color w:val="000000"/>
              </w:rPr>
              <w:t>(1.09,1.43)</w:t>
            </w:r>
          </w:p>
        </w:tc>
      </w:tr>
      <w:tr w:rsidR="00FD575C" w14:paraId="58D190C5" w14:textId="77777777" w:rsidTr="003A766F">
        <w:tc>
          <w:tcPr>
            <w:tcW w:w="1743" w:type="dxa"/>
          </w:tcPr>
          <w:p w14:paraId="142C1D3B" w14:textId="4CD25AE8"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10</w:t>
            </w:r>
            <w:r w:rsidRPr="00B21EA4">
              <w:rPr>
                <w:rFonts w:ascii="Calibri" w:eastAsia="等线" w:hAnsi="Calibri" w:cs="Times New Roman"/>
              </w:rPr>
              <w:t xml:space="preserve"> Fe</w:t>
            </w:r>
            <w:r>
              <w:rPr>
                <w:rFonts w:ascii="Calibri" w:eastAsia="等线" w:hAnsi="Calibri" w:cs="Times New Roman"/>
              </w:rPr>
              <w:t xml:space="preserve"> (125.0)</w:t>
            </w:r>
          </w:p>
        </w:tc>
        <w:tc>
          <w:tcPr>
            <w:tcW w:w="2018" w:type="dxa"/>
            <w:vAlign w:val="center"/>
          </w:tcPr>
          <w:p w14:paraId="7B6A1029" w14:textId="56197B81"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46</w:t>
            </w:r>
            <w:r>
              <w:rPr>
                <w:rFonts w:ascii="Calibri" w:eastAsia="等线" w:hAnsi="Calibri" w:cs="Times New Roman" w:hint="eastAsia"/>
              </w:rPr>
              <w:t>±</w:t>
            </w:r>
            <w:r>
              <w:rPr>
                <w:rFonts w:ascii="Calibri" w:eastAsia="等线" w:hAnsi="Calibri" w:cs="Times New Roman"/>
              </w:rPr>
              <w:t>90.0</w:t>
            </w:r>
          </w:p>
        </w:tc>
        <w:tc>
          <w:tcPr>
            <w:tcW w:w="2018" w:type="dxa"/>
            <w:vAlign w:val="center"/>
          </w:tcPr>
          <w:p w14:paraId="2EFAE9C9" w14:textId="6FAD79F5"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48</w:t>
            </w:r>
            <w:r>
              <w:rPr>
                <w:rFonts w:ascii="Calibri" w:eastAsia="等线" w:hAnsi="Calibri" w:cs="Times New Roman" w:hint="eastAsia"/>
              </w:rPr>
              <w:t>±</w:t>
            </w:r>
            <w:r>
              <w:rPr>
                <w:rFonts w:ascii="Calibri" w:eastAsia="等线" w:hAnsi="Calibri" w:cs="Times New Roman"/>
              </w:rPr>
              <w:t>91.3</w:t>
            </w:r>
          </w:p>
        </w:tc>
        <w:tc>
          <w:tcPr>
            <w:tcW w:w="2018" w:type="dxa"/>
            <w:shd w:val="clear" w:color="auto" w:fill="auto"/>
            <w:vAlign w:val="center"/>
          </w:tcPr>
          <w:p w14:paraId="6AE78548" w14:textId="2EB7CBE8"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1.06</w:t>
            </w:r>
            <w:r>
              <w:rPr>
                <w:rFonts w:ascii="Calibri" w:eastAsia="等线" w:hAnsi="Calibri" w:cs="Calibri"/>
                <w:color w:val="000000"/>
              </w:rPr>
              <w:t xml:space="preserve"> </w:t>
            </w:r>
            <w:r w:rsidRPr="00FD575C">
              <w:rPr>
                <w:rFonts w:ascii="Calibri" w:eastAsia="等线" w:hAnsi="Calibri" w:cs="Calibri"/>
                <w:color w:val="000000"/>
              </w:rPr>
              <w:t>(0.96,1.17)</w:t>
            </w:r>
          </w:p>
        </w:tc>
        <w:tc>
          <w:tcPr>
            <w:tcW w:w="278" w:type="dxa"/>
            <w:vAlign w:val="center"/>
          </w:tcPr>
          <w:p w14:paraId="4EF0FD03" w14:textId="77777777" w:rsidR="00FD575C" w:rsidRDefault="00FD575C" w:rsidP="003A766F">
            <w:pPr>
              <w:jc w:val="center"/>
              <w:rPr>
                <w:rFonts w:ascii="Calibri" w:eastAsia="等线" w:hAnsi="Calibri" w:cs="Times New Roman"/>
              </w:rPr>
            </w:pPr>
          </w:p>
        </w:tc>
        <w:tc>
          <w:tcPr>
            <w:tcW w:w="2385" w:type="dxa"/>
            <w:vAlign w:val="center"/>
          </w:tcPr>
          <w:p w14:paraId="0E273EA0" w14:textId="303620FE" w:rsidR="00FD575C" w:rsidRDefault="00FD575C" w:rsidP="003A766F">
            <w:pPr>
              <w:jc w:val="center"/>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41±120</w:t>
            </w:r>
          </w:p>
        </w:tc>
        <w:tc>
          <w:tcPr>
            <w:tcW w:w="1744" w:type="dxa"/>
            <w:vAlign w:val="center"/>
          </w:tcPr>
          <w:p w14:paraId="129A2E22" w14:textId="2FAAC842" w:rsidR="00FD575C" w:rsidRDefault="00FD575C" w:rsidP="003A766F">
            <w:pPr>
              <w:jc w:val="center"/>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64±137</w:t>
            </w:r>
          </w:p>
        </w:tc>
        <w:tc>
          <w:tcPr>
            <w:tcW w:w="1744" w:type="dxa"/>
            <w:shd w:val="clear" w:color="auto" w:fill="auto"/>
            <w:vAlign w:val="center"/>
          </w:tcPr>
          <w:p w14:paraId="3FE8960F" w14:textId="67ED1DBB"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1.18</w:t>
            </w:r>
            <w:r>
              <w:rPr>
                <w:rFonts w:ascii="Calibri" w:eastAsia="等线" w:hAnsi="Calibri" w:cs="Calibri"/>
                <w:color w:val="000000"/>
              </w:rPr>
              <w:t xml:space="preserve"> </w:t>
            </w:r>
            <w:r w:rsidRPr="00FD575C">
              <w:rPr>
                <w:rFonts w:ascii="Calibri" w:eastAsia="等线" w:hAnsi="Calibri" w:cs="Calibri"/>
                <w:color w:val="000000"/>
              </w:rPr>
              <w:t>(1.06,1.32)</w:t>
            </w:r>
          </w:p>
        </w:tc>
      </w:tr>
      <w:tr w:rsidR="00FD575C" w14:paraId="6FC64573" w14:textId="77777777" w:rsidTr="003A766F">
        <w:tc>
          <w:tcPr>
            <w:tcW w:w="1743" w:type="dxa"/>
          </w:tcPr>
          <w:p w14:paraId="366E26C2" w14:textId="3CF64542"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2.5</w:t>
            </w:r>
            <w:r w:rsidRPr="00B21EA4">
              <w:rPr>
                <w:rFonts w:ascii="Calibri" w:eastAsia="等线" w:hAnsi="Calibri" w:cs="Times New Roman"/>
              </w:rPr>
              <w:t xml:space="preserve"> K</w:t>
            </w:r>
            <w:r>
              <w:rPr>
                <w:rFonts w:ascii="Calibri" w:eastAsia="等线" w:hAnsi="Calibri" w:cs="Times New Roman"/>
              </w:rPr>
              <w:t xml:space="preserve"> (13.3)</w:t>
            </w:r>
          </w:p>
        </w:tc>
        <w:tc>
          <w:tcPr>
            <w:tcW w:w="2018" w:type="dxa"/>
            <w:vAlign w:val="center"/>
          </w:tcPr>
          <w:p w14:paraId="3AD1B093" w14:textId="5D30C99F"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14</w:t>
            </w:r>
            <w:r>
              <w:rPr>
                <w:rFonts w:ascii="Calibri" w:eastAsia="等线" w:hAnsi="Calibri" w:cs="Times New Roman" w:hint="eastAsia"/>
              </w:rPr>
              <w:t>±</w:t>
            </w:r>
            <w:r>
              <w:rPr>
                <w:rFonts w:ascii="Calibri" w:eastAsia="等线" w:hAnsi="Calibri" w:cs="Times New Roman"/>
              </w:rPr>
              <w:t>9.3</w:t>
            </w:r>
          </w:p>
        </w:tc>
        <w:tc>
          <w:tcPr>
            <w:tcW w:w="2018" w:type="dxa"/>
            <w:vAlign w:val="center"/>
          </w:tcPr>
          <w:p w14:paraId="196FD7EA" w14:textId="318C9594"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14</w:t>
            </w:r>
            <w:r>
              <w:rPr>
                <w:rFonts w:ascii="Calibri" w:eastAsia="等线" w:hAnsi="Calibri" w:cs="Times New Roman" w:hint="eastAsia"/>
              </w:rPr>
              <w:t>±</w:t>
            </w:r>
            <w:r>
              <w:rPr>
                <w:rFonts w:ascii="Calibri" w:eastAsia="等线" w:hAnsi="Calibri" w:cs="Times New Roman"/>
              </w:rPr>
              <w:t>9.2</w:t>
            </w:r>
          </w:p>
        </w:tc>
        <w:tc>
          <w:tcPr>
            <w:tcW w:w="2018" w:type="dxa"/>
            <w:shd w:val="clear" w:color="auto" w:fill="auto"/>
            <w:vAlign w:val="center"/>
          </w:tcPr>
          <w:p w14:paraId="72BADDAF" w14:textId="5C164285"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1.02</w:t>
            </w:r>
            <w:r>
              <w:rPr>
                <w:rFonts w:ascii="Calibri" w:eastAsia="等线" w:hAnsi="Calibri" w:cs="Calibri"/>
                <w:color w:val="000000"/>
              </w:rPr>
              <w:t xml:space="preserve"> </w:t>
            </w:r>
            <w:r w:rsidRPr="00FD575C">
              <w:rPr>
                <w:rFonts w:ascii="Calibri" w:eastAsia="等线" w:hAnsi="Calibri" w:cs="Calibri"/>
                <w:color w:val="000000"/>
              </w:rPr>
              <w:t>(0.92,1.13)</w:t>
            </w:r>
          </w:p>
        </w:tc>
        <w:tc>
          <w:tcPr>
            <w:tcW w:w="278" w:type="dxa"/>
            <w:vAlign w:val="center"/>
          </w:tcPr>
          <w:p w14:paraId="05D76CD4" w14:textId="77777777" w:rsidR="00FD575C" w:rsidRDefault="00FD575C" w:rsidP="003A766F">
            <w:pPr>
              <w:jc w:val="center"/>
              <w:rPr>
                <w:rFonts w:ascii="Calibri" w:eastAsia="等线" w:hAnsi="Calibri" w:cs="Times New Roman"/>
              </w:rPr>
            </w:pPr>
          </w:p>
        </w:tc>
        <w:tc>
          <w:tcPr>
            <w:tcW w:w="2385" w:type="dxa"/>
            <w:vAlign w:val="center"/>
          </w:tcPr>
          <w:p w14:paraId="3476A402" w14:textId="7DCC4641"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15±9.8</w:t>
            </w:r>
          </w:p>
        </w:tc>
        <w:tc>
          <w:tcPr>
            <w:tcW w:w="1744" w:type="dxa"/>
            <w:vAlign w:val="center"/>
          </w:tcPr>
          <w:p w14:paraId="467EB3E6" w14:textId="484EE23A"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14±9.4</w:t>
            </w:r>
          </w:p>
        </w:tc>
        <w:tc>
          <w:tcPr>
            <w:tcW w:w="1744" w:type="dxa"/>
            <w:shd w:val="clear" w:color="auto" w:fill="auto"/>
            <w:vAlign w:val="center"/>
          </w:tcPr>
          <w:p w14:paraId="05C849DD" w14:textId="0E9A7836"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0.96</w:t>
            </w:r>
            <w:r>
              <w:rPr>
                <w:rFonts w:ascii="Calibri" w:eastAsia="等线" w:hAnsi="Calibri" w:cs="Calibri"/>
                <w:color w:val="000000"/>
              </w:rPr>
              <w:t xml:space="preserve"> </w:t>
            </w:r>
            <w:r w:rsidRPr="00FD575C">
              <w:rPr>
                <w:rFonts w:ascii="Calibri" w:eastAsia="等线" w:hAnsi="Calibri" w:cs="Calibri"/>
                <w:color w:val="000000"/>
              </w:rPr>
              <w:t>(0.82,1.14)</w:t>
            </w:r>
          </w:p>
        </w:tc>
      </w:tr>
      <w:tr w:rsidR="00FD575C" w14:paraId="3FD4E525" w14:textId="77777777" w:rsidTr="003A766F">
        <w:tc>
          <w:tcPr>
            <w:tcW w:w="1743" w:type="dxa"/>
          </w:tcPr>
          <w:p w14:paraId="2CD5A4FF" w14:textId="4ECBB9AF"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10</w:t>
            </w:r>
            <w:r w:rsidRPr="00B21EA4">
              <w:rPr>
                <w:rFonts w:ascii="Calibri" w:eastAsia="等线" w:hAnsi="Calibri" w:cs="Times New Roman"/>
              </w:rPr>
              <w:t xml:space="preserve"> K</w:t>
            </w:r>
            <w:r>
              <w:rPr>
                <w:rFonts w:ascii="Calibri" w:eastAsia="等线" w:hAnsi="Calibri" w:cs="Times New Roman"/>
              </w:rPr>
              <w:t xml:space="preserve"> (17.3)</w:t>
            </w:r>
          </w:p>
        </w:tc>
        <w:tc>
          <w:tcPr>
            <w:tcW w:w="2018" w:type="dxa"/>
            <w:vAlign w:val="center"/>
          </w:tcPr>
          <w:p w14:paraId="1B278F33" w14:textId="67550BDF"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01</w:t>
            </w:r>
            <w:r>
              <w:rPr>
                <w:rFonts w:ascii="Calibri" w:eastAsia="等线" w:hAnsi="Calibri" w:cs="Times New Roman" w:hint="eastAsia"/>
              </w:rPr>
              <w:t>±</w:t>
            </w:r>
            <w:r>
              <w:rPr>
                <w:rFonts w:ascii="Calibri" w:eastAsia="等线" w:hAnsi="Calibri" w:cs="Times New Roman"/>
              </w:rPr>
              <w:t>14.3</w:t>
            </w:r>
          </w:p>
        </w:tc>
        <w:tc>
          <w:tcPr>
            <w:tcW w:w="2018" w:type="dxa"/>
            <w:vAlign w:val="center"/>
          </w:tcPr>
          <w:p w14:paraId="57AD52B8" w14:textId="3A89CA6E"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01</w:t>
            </w:r>
            <w:r>
              <w:rPr>
                <w:rFonts w:ascii="Calibri" w:eastAsia="等线" w:hAnsi="Calibri" w:cs="Times New Roman" w:hint="eastAsia"/>
              </w:rPr>
              <w:t>±</w:t>
            </w:r>
            <w:r>
              <w:rPr>
                <w:rFonts w:ascii="Calibri" w:eastAsia="等线" w:hAnsi="Calibri" w:cs="Times New Roman"/>
              </w:rPr>
              <w:t>14.6</w:t>
            </w:r>
          </w:p>
        </w:tc>
        <w:tc>
          <w:tcPr>
            <w:tcW w:w="2018" w:type="dxa"/>
            <w:shd w:val="clear" w:color="auto" w:fill="auto"/>
            <w:vAlign w:val="center"/>
          </w:tcPr>
          <w:p w14:paraId="2F4B49B7" w14:textId="38632604"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w:t>
            </w:r>
            <w:r>
              <w:rPr>
                <w:rFonts w:ascii="Calibri" w:eastAsia="等线" w:hAnsi="Calibri" w:cs="Calibri"/>
                <w:color w:val="000000"/>
              </w:rPr>
              <w:t xml:space="preserve">.00 </w:t>
            </w:r>
            <w:r w:rsidRPr="00FD575C">
              <w:rPr>
                <w:rFonts w:ascii="Calibri" w:eastAsia="等线" w:hAnsi="Calibri" w:cs="Calibri"/>
                <w:color w:val="000000"/>
              </w:rPr>
              <w:t>(0.92,1.09)</w:t>
            </w:r>
          </w:p>
        </w:tc>
        <w:tc>
          <w:tcPr>
            <w:tcW w:w="278" w:type="dxa"/>
            <w:vAlign w:val="center"/>
          </w:tcPr>
          <w:p w14:paraId="7657C865" w14:textId="77777777" w:rsidR="00FD575C" w:rsidRDefault="00FD575C" w:rsidP="003A766F">
            <w:pPr>
              <w:jc w:val="center"/>
              <w:rPr>
                <w:rFonts w:ascii="Calibri" w:eastAsia="等线" w:hAnsi="Calibri" w:cs="Times New Roman"/>
              </w:rPr>
            </w:pPr>
          </w:p>
        </w:tc>
        <w:tc>
          <w:tcPr>
            <w:tcW w:w="2385" w:type="dxa"/>
            <w:vAlign w:val="center"/>
          </w:tcPr>
          <w:p w14:paraId="20AFBF82" w14:textId="49989B6B"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10±15.1</w:t>
            </w:r>
          </w:p>
        </w:tc>
        <w:tc>
          <w:tcPr>
            <w:tcW w:w="1744" w:type="dxa"/>
            <w:vAlign w:val="center"/>
          </w:tcPr>
          <w:p w14:paraId="11529899" w14:textId="3E09BB2B"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12±15.6</w:t>
            </w:r>
          </w:p>
        </w:tc>
        <w:tc>
          <w:tcPr>
            <w:tcW w:w="1744" w:type="dxa"/>
            <w:shd w:val="clear" w:color="auto" w:fill="auto"/>
            <w:vAlign w:val="center"/>
          </w:tcPr>
          <w:p w14:paraId="28B4EC2B" w14:textId="57026AF6"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1.17</w:t>
            </w:r>
            <w:r>
              <w:rPr>
                <w:rFonts w:ascii="Calibri" w:eastAsia="等线" w:hAnsi="Calibri" w:cs="Calibri"/>
                <w:color w:val="000000"/>
              </w:rPr>
              <w:t xml:space="preserve"> </w:t>
            </w:r>
            <w:r w:rsidRPr="00FD575C">
              <w:rPr>
                <w:rFonts w:ascii="Calibri" w:eastAsia="等线" w:hAnsi="Calibri" w:cs="Calibri"/>
                <w:color w:val="000000"/>
              </w:rPr>
              <w:t>(1.03,1.34)</w:t>
            </w:r>
          </w:p>
        </w:tc>
      </w:tr>
      <w:tr w:rsidR="00FD575C" w14:paraId="66D22A58" w14:textId="77777777" w:rsidTr="003A766F">
        <w:tc>
          <w:tcPr>
            <w:tcW w:w="1743" w:type="dxa"/>
          </w:tcPr>
          <w:p w14:paraId="5EE7378E" w14:textId="789F5E10"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2.5</w:t>
            </w:r>
            <w:r w:rsidRPr="00B21EA4">
              <w:rPr>
                <w:rFonts w:ascii="Calibri" w:eastAsia="等线" w:hAnsi="Calibri" w:cs="Times New Roman"/>
              </w:rPr>
              <w:t xml:space="preserve"> Ni</w:t>
            </w:r>
            <w:r>
              <w:rPr>
                <w:rFonts w:ascii="Calibri" w:eastAsia="等线" w:hAnsi="Calibri" w:cs="Times New Roman"/>
              </w:rPr>
              <w:t xml:space="preserve"> (1.0)</w:t>
            </w:r>
          </w:p>
        </w:tc>
        <w:tc>
          <w:tcPr>
            <w:tcW w:w="2018" w:type="dxa"/>
            <w:vAlign w:val="center"/>
          </w:tcPr>
          <w:p w14:paraId="674B1F6C" w14:textId="6FE0A04D"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.9</w:t>
            </w:r>
            <w:r>
              <w:rPr>
                <w:rFonts w:ascii="Calibri" w:eastAsia="等线" w:hAnsi="Calibri" w:cs="Times New Roman" w:hint="eastAsia"/>
              </w:rPr>
              <w:t>±</w:t>
            </w:r>
            <w:r>
              <w:rPr>
                <w:rFonts w:ascii="Calibri" w:eastAsia="等线" w:hAnsi="Calibri" w:cs="Times New Roman"/>
              </w:rPr>
              <w:t>0.6</w:t>
            </w:r>
          </w:p>
        </w:tc>
        <w:tc>
          <w:tcPr>
            <w:tcW w:w="2018" w:type="dxa"/>
            <w:vAlign w:val="center"/>
          </w:tcPr>
          <w:p w14:paraId="48014E19" w14:textId="1893EF54"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.9</w:t>
            </w:r>
            <w:r>
              <w:rPr>
                <w:rFonts w:ascii="Calibri" w:eastAsia="等线" w:hAnsi="Calibri" w:cs="Times New Roman" w:hint="eastAsia"/>
              </w:rPr>
              <w:t>±</w:t>
            </w:r>
            <w:r>
              <w:rPr>
                <w:rFonts w:ascii="Calibri" w:eastAsia="等线" w:hAnsi="Calibri" w:cs="Times New Roman"/>
              </w:rPr>
              <w:t>0.7</w:t>
            </w:r>
          </w:p>
        </w:tc>
        <w:tc>
          <w:tcPr>
            <w:tcW w:w="2018" w:type="dxa"/>
            <w:shd w:val="clear" w:color="auto" w:fill="auto"/>
            <w:vAlign w:val="center"/>
          </w:tcPr>
          <w:p w14:paraId="751DE314" w14:textId="4EB626EB"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1.05</w:t>
            </w:r>
            <w:r>
              <w:rPr>
                <w:rFonts w:ascii="Calibri" w:eastAsia="等线" w:hAnsi="Calibri" w:cs="Calibri"/>
                <w:color w:val="000000"/>
              </w:rPr>
              <w:t xml:space="preserve"> </w:t>
            </w:r>
            <w:r w:rsidRPr="00FD575C">
              <w:rPr>
                <w:rFonts w:ascii="Calibri" w:eastAsia="等线" w:hAnsi="Calibri" w:cs="Calibri"/>
                <w:color w:val="000000"/>
              </w:rPr>
              <w:t>(0.94,1.18)</w:t>
            </w:r>
          </w:p>
        </w:tc>
        <w:tc>
          <w:tcPr>
            <w:tcW w:w="278" w:type="dxa"/>
            <w:vAlign w:val="center"/>
          </w:tcPr>
          <w:p w14:paraId="169D79D8" w14:textId="77777777" w:rsidR="00FD575C" w:rsidRDefault="00FD575C" w:rsidP="003A766F">
            <w:pPr>
              <w:jc w:val="center"/>
              <w:rPr>
                <w:rFonts w:ascii="Calibri" w:eastAsia="等线" w:hAnsi="Calibri" w:cs="Times New Roman"/>
              </w:rPr>
            </w:pPr>
          </w:p>
        </w:tc>
        <w:tc>
          <w:tcPr>
            <w:tcW w:w="2385" w:type="dxa"/>
            <w:vAlign w:val="center"/>
          </w:tcPr>
          <w:p w14:paraId="32580572" w14:textId="25300A1B"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.0±0.7</w:t>
            </w:r>
          </w:p>
        </w:tc>
        <w:tc>
          <w:tcPr>
            <w:tcW w:w="1744" w:type="dxa"/>
            <w:vAlign w:val="center"/>
          </w:tcPr>
          <w:p w14:paraId="75D5C62B" w14:textId="37E751C1"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.1±0.7</w:t>
            </w:r>
          </w:p>
        </w:tc>
        <w:tc>
          <w:tcPr>
            <w:tcW w:w="1744" w:type="dxa"/>
            <w:shd w:val="clear" w:color="auto" w:fill="auto"/>
            <w:vAlign w:val="center"/>
          </w:tcPr>
          <w:p w14:paraId="25206512" w14:textId="12CE33D1"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1.23</w:t>
            </w:r>
            <w:r>
              <w:rPr>
                <w:rFonts w:ascii="Calibri" w:eastAsia="等线" w:hAnsi="Calibri" w:cs="Calibri"/>
                <w:color w:val="000000"/>
              </w:rPr>
              <w:t xml:space="preserve"> </w:t>
            </w:r>
            <w:r w:rsidRPr="00FD575C">
              <w:rPr>
                <w:rFonts w:ascii="Calibri" w:eastAsia="等线" w:hAnsi="Calibri" w:cs="Calibri"/>
                <w:color w:val="000000"/>
              </w:rPr>
              <w:t>(1.04,1.47)</w:t>
            </w:r>
          </w:p>
        </w:tc>
      </w:tr>
      <w:tr w:rsidR="00FD575C" w14:paraId="43267DF8" w14:textId="77777777" w:rsidTr="003A766F">
        <w:tc>
          <w:tcPr>
            <w:tcW w:w="1743" w:type="dxa"/>
          </w:tcPr>
          <w:p w14:paraId="6EAEDBA7" w14:textId="14E896CF"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10</w:t>
            </w:r>
            <w:r w:rsidRPr="00B21EA4">
              <w:rPr>
                <w:rFonts w:ascii="Calibri" w:eastAsia="等线" w:hAnsi="Calibri" w:cs="Times New Roman"/>
              </w:rPr>
              <w:t xml:space="preserve"> Ni</w:t>
            </w:r>
            <w:r>
              <w:rPr>
                <w:rFonts w:ascii="Calibri" w:eastAsia="等线" w:hAnsi="Calibri" w:cs="Times New Roman"/>
              </w:rPr>
              <w:t xml:space="preserve"> (1.1)</w:t>
            </w:r>
          </w:p>
        </w:tc>
        <w:tc>
          <w:tcPr>
            <w:tcW w:w="2018" w:type="dxa"/>
            <w:vAlign w:val="center"/>
          </w:tcPr>
          <w:p w14:paraId="452D7DF8" w14:textId="28F5428E"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.2</w:t>
            </w:r>
            <w:r>
              <w:rPr>
                <w:rFonts w:ascii="Calibri" w:eastAsia="等线" w:hAnsi="Calibri" w:cs="Times New Roman" w:hint="eastAsia"/>
              </w:rPr>
              <w:t>±</w:t>
            </w:r>
            <w:r>
              <w:rPr>
                <w:rFonts w:ascii="Calibri" w:eastAsia="等线" w:hAnsi="Calibri" w:cs="Times New Roman" w:hint="eastAsia"/>
              </w:rPr>
              <w:t>0</w:t>
            </w:r>
            <w:r>
              <w:rPr>
                <w:rFonts w:ascii="Calibri" w:eastAsia="等线" w:hAnsi="Calibri" w:cs="Times New Roman"/>
              </w:rPr>
              <w:t>.7</w:t>
            </w:r>
          </w:p>
        </w:tc>
        <w:tc>
          <w:tcPr>
            <w:tcW w:w="2018" w:type="dxa"/>
            <w:vAlign w:val="center"/>
          </w:tcPr>
          <w:p w14:paraId="7D4666EF" w14:textId="57AE0AD4"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.2</w:t>
            </w:r>
            <w:r>
              <w:rPr>
                <w:rFonts w:ascii="Calibri" w:eastAsia="等线" w:hAnsi="Calibri" w:cs="Times New Roman" w:hint="eastAsia"/>
              </w:rPr>
              <w:t>±</w:t>
            </w:r>
            <w:r>
              <w:rPr>
                <w:rFonts w:ascii="Calibri" w:eastAsia="等线" w:hAnsi="Calibri" w:cs="Times New Roman"/>
              </w:rPr>
              <w:t>0.8</w:t>
            </w:r>
          </w:p>
        </w:tc>
        <w:tc>
          <w:tcPr>
            <w:tcW w:w="2018" w:type="dxa"/>
            <w:shd w:val="clear" w:color="auto" w:fill="auto"/>
            <w:vAlign w:val="center"/>
          </w:tcPr>
          <w:p w14:paraId="10E7E8D8" w14:textId="3CFFD971"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1.05</w:t>
            </w:r>
            <w:r>
              <w:rPr>
                <w:rFonts w:ascii="Calibri" w:eastAsia="等线" w:hAnsi="Calibri" w:cs="Calibri"/>
                <w:color w:val="000000"/>
              </w:rPr>
              <w:t xml:space="preserve"> </w:t>
            </w:r>
            <w:r w:rsidRPr="00FD575C">
              <w:rPr>
                <w:rFonts w:ascii="Calibri" w:eastAsia="等线" w:hAnsi="Calibri" w:cs="Calibri"/>
                <w:color w:val="000000"/>
              </w:rPr>
              <w:t>(0.94,1.17)</w:t>
            </w:r>
          </w:p>
        </w:tc>
        <w:tc>
          <w:tcPr>
            <w:tcW w:w="278" w:type="dxa"/>
            <w:vAlign w:val="center"/>
          </w:tcPr>
          <w:p w14:paraId="2BDC706D" w14:textId="77777777" w:rsidR="00FD575C" w:rsidRDefault="00FD575C" w:rsidP="003A766F">
            <w:pPr>
              <w:jc w:val="center"/>
              <w:rPr>
                <w:rFonts w:ascii="Calibri" w:eastAsia="等线" w:hAnsi="Calibri" w:cs="Times New Roman"/>
              </w:rPr>
            </w:pPr>
          </w:p>
        </w:tc>
        <w:tc>
          <w:tcPr>
            <w:tcW w:w="2385" w:type="dxa"/>
            <w:vAlign w:val="center"/>
          </w:tcPr>
          <w:p w14:paraId="42D1C3CA" w14:textId="5A93AA2E"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.5±0.8</w:t>
            </w:r>
          </w:p>
        </w:tc>
        <w:tc>
          <w:tcPr>
            <w:tcW w:w="1744" w:type="dxa"/>
            <w:vAlign w:val="center"/>
          </w:tcPr>
          <w:p w14:paraId="0450ED16" w14:textId="5868FC4B"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.6±0.8</w:t>
            </w:r>
          </w:p>
        </w:tc>
        <w:tc>
          <w:tcPr>
            <w:tcW w:w="1744" w:type="dxa"/>
            <w:shd w:val="clear" w:color="auto" w:fill="auto"/>
            <w:vAlign w:val="center"/>
          </w:tcPr>
          <w:p w14:paraId="2FA40A28" w14:textId="0DB8D05D"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1.27</w:t>
            </w:r>
            <w:r>
              <w:rPr>
                <w:rFonts w:ascii="Calibri" w:eastAsia="等线" w:hAnsi="Calibri" w:cs="Calibri"/>
                <w:color w:val="000000"/>
              </w:rPr>
              <w:t xml:space="preserve"> </w:t>
            </w:r>
            <w:r w:rsidRPr="00FD575C">
              <w:rPr>
                <w:rFonts w:ascii="Calibri" w:eastAsia="等线" w:hAnsi="Calibri" w:cs="Calibri"/>
                <w:color w:val="000000"/>
              </w:rPr>
              <w:t>(1.08,1.5</w:t>
            </w:r>
            <w:r>
              <w:rPr>
                <w:rFonts w:ascii="Calibri" w:eastAsia="等线" w:hAnsi="Calibri" w:cs="Calibri"/>
                <w:color w:val="000000"/>
              </w:rPr>
              <w:t>0</w:t>
            </w:r>
            <w:r w:rsidRPr="00FD575C">
              <w:rPr>
                <w:rFonts w:ascii="Calibri" w:eastAsia="等线" w:hAnsi="Calibri" w:cs="Calibri"/>
                <w:color w:val="000000"/>
              </w:rPr>
              <w:t>)</w:t>
            </w:r>
          </w:p>
        </w:tc>
      </w:tr>
      <w:tr w:rsidR="00FD575C" w14:paraId="0B659533" w14:textId="77777777" w:rsidTr="003A766F">
        <w:tc>
          <w:tcPr>
            <w:tcW w:w="1743" w:type="dxa"/>
          </w:tcPr>
          <w:p w14:paraId="3A1BD3E2" w14:textId="39EE3494"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2.5</w:t>
            </w:r>
            <w:r w:rsidRPr="00B21EA4">
              <w:rPr>
                <w:rFonts w:ascii="Calibri" w:eastAsia="等线" w:hAnsi="Calibri" w:cs="Times New Roman"/>
              </w:rPr>
              <w:t xml:space="preserve"> S</w:t>
            </w:r>
            <w:r>
              <w:rPr>
                <w:rFonts w:ascii="Calibri" w:eastAsia="等线" w:hAnsi="Calibri" w:cs="Times New Roman"/>
              </w:rPr>
              <w:t xml:space="preserve"> (63.8)</w:t>
            </w:r>
          </w:p>
        </w:tc>
        <w:tc>
          <w:tcPr>
            <w:tcW w:w="2018" w:type="dxa"/>
            <w:vAlign w:val="center"/>
          </w:tcPr>
          <w:p w14:paraId="589C5918" w14:textId="3C05FE44"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82</w:t>
            </w:r>
            <w:r>
              <w:rPr>
                <w:rFonts w:ascii="Calibri" w:eastAsia="等线" w:hAnsi="Calibri" w:cs="Times New Roman" w:hint="eastAsia"/>
              </w:rPr>
              <w:t>±</w:t>
            </w:r>
            <w:r>
              <w:rPr>
                <w:rFonts w:ascii="Calibri" w:eastAsia="等线" w:hAnsi="Calibri" w:cs="Times New Roman"/>
              </w:rPr>
              <w:t>51.6</w:t>
            </w:r>
          </w:p>
        </w:tc>
        <w:tc>
          <w:tcPr>
            <w:tcW w:w="2018" w:type="dxa"/>
            <w:vAlign w:val="center"/>
          </w:tcPr>
          <w:p w14:paraId="0112DF50" w14:textId="785F177E"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83</w:t>
            </w:r>
            <w:r>
              <w:rPr>
                <w:rFonts w:ascii="Calibri" w:eastAsia="等线" w:hAnsi="Calibri" w:cs="Times New Roman" w:hint="eastAsia"/>
              </w:rPr>
              <w:t>±</w:t>
            </w:r>
            <w:r>
              <w:rPr>
                <w:rFonts w:ascii="Calibri" w:eastAsia="等线" w:hAnsi="Calibri" w:cs="Times New Roman" w:hint="eastAsia"/>
              </w:rPr>
              <w:t>5</w:t>
            </w:r>
            <w:r>
              <w:rPr>
                <w:rFonts w:ascii="Calibri" w:eastAsia="等线" w:hAnsi="Calibri" w:cs="Times New Roman"/>
              </w:rPr>
              <w:t>2.6</w:t>
            </w:r>
          </w:p>
        </w:tc>
        <w:tc>
          <w:tcPr>
            <w:tcW w:w="2018" w:type="dxa"/>
            <w:shd w:val="clear" w:color="auto" w:fill="auto"/>
            <w:vAlign w:val="center"/>
          </w:tcPr>
          <w:p w14:paraId="4C0DC1A0" w14:textId="3E45963F"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1.06</w:t>
            </w:r>
            <w:r>
              <w:rPr>
                <w:rFonts w:ascii="Calibri" w:eastAsia="等线" w:hAnsi="Calibri" w:cs="Calibri"/>
                <w:color w:val="000000"/>
              </w:rPr>
              <w:t xml:space="preserve"> </w:t>
            </w:r>
            <w:r w:rsidRPr="00FD575C">
              <w:rPr>
                <w:rFonts w:ascii="Calibri" w:eastAsia="等线" w:hAnsi="Calibri" w:cs="Calibri"/>
                <w:color w:val="000000"/>
              </w:rPr>
              <w:t>(0.97,1.16)</w:t>
            </w:r>
          </w:p>
        </w:tc>
        <w:tc>
          <w:tcPr>
            <w:tcW w:w="278" w:type="dxa"/>
            <w:vAlign w:val="center"/>
          </w:tcPr>
          <w:p w14:paraId="46C9EE7E" w14:textId="77777777" w:rsidR="00FD575C" w:rsidRDefault="00FD575C" w:rsidP="003A766F">
            <w:pPr>
              <w:jc w:val="center"/>
              <w:rPr>
                <w:rFonts w:ascii="Calibri" w:eastAsia="等线" w:hAnsi="Calibri" w:cs="Times New Roman"/>
              </w:rPr>
            </w:pPr>
          </w:p>
        </w:tc>
        <w:tc>
          <w:tcPr>
            <w:tcW w:w="2385" w:type="dxa"/>
            <w:vAlign w:val="center"/>
          </w:tcPr>
          <w:p w14:paraId="4BCF3522" w14:textId="77B383C6"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95±48.4</w:t>
            </w:r>
          </w:p>
        </w:tc>
        <w:tc>
          <w:tcPr>
            <w:tcW w:w="1744" w:type="dxa"/>
            <w:vAlign w:val="center"/>
          </w:tcPr>
          <w:p w14:paraId="67363FA0" w14:textId="334FA10B" w:rsidR="00FD575C" w:rsidRDefault="00FD575C" w:rsidP="003A766F">
            <w:pPr>
              <w:jc w:val="center"/>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00±49.8</w:t>
            </w:r>
          </w:p>
        </w:tc>
        <w:tc>
          <w:tcPr>
            <w:tcW w:w="1744" w:type="dxa"/>
            <w:shd w:val="clear" w:color="auto" w:fill="auto"/>
            <w:vAlign w:val="center"/>
          </w:tcPr>
          <w:p w14:paraId="2733DB02" w14:textId="4F98C366"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1.12</w:t>
            </w:r>
            <w:r>
              <w:rPr>
                <w:rFonts w:ascii="Calibri" w:eastAsia="等线" w:hAnsi="Calibri" w:cs="Calibri"/>
                <w:color w:val="000000"/>
              </w:rPr>
              <w:t xml:space="preserve"> </w:t>
            </w:r>
            <w:r w:rsidRPr="00FD575C">
              <w:rPr>
                <w:rFonts w:ascii="Calibri" w:eastAsia="等线" w:hAnsi="Calibri" w:cs="Calibri"/>
                <w:color w:val="000000"/>
              </w:rPr>
              <w:t>(0.97,1.3</w:t>
            </w:r>
            <w:r>
              <w:rPr>
                <w:rFonts w:ascii="Calibri" w:eastAsia="等线" w:hAnsi="Calibri" w:cs="Calibri"/>
                <w:color w:val="000000"/>
              </w:rPr>
              <w:t>0</w:t>
            </w:r>
            <w:r w:rsidRPr="00FD575C">
              <w:rPr>
                <w:rFonts w:ascii="Calibri" w:eastAsia="等线" w:hAnsi="Calibri" w:cs="Calibri"/>
                <w:color w:val="000000"/>
              </w:rPr>
              <w:t>)</w:t>
            </w:r>
          </w:p>
        </w:tc>
      </w:tr>
      <w:tr w:rsidR="00FD575C" w14:paraId="5D0D2776" w14:textId="77777777" w:rsidTr="003A766F">
        <w:tc>
          <w:tcPr>
            <w:tcW w:w="1743" w:type="dxa"/>
          </w:tcPr>
          <w:p w14:paraId="62A80719" w14:textId="0263E025"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10</w:t>
            </w:r>
            <w:r w:rsidRPr="00B21EA4">
              <w:rPr>
                <w:rFonts w:ascii="Calibri" w:eastAsia="等线" w:hAnsi="Calibri" w:cs="Times New Roman"/>
              </w:rPr>
              <w:t xml:space="preserve"> S</w:t>
            </w:r>
            <w:r>
              <w:rPr>
                <w:rFonts w:ascii="Calibri" w:eastAsia="等线" w:hAnsi="Calibri" w:cs="Times New Roman"/>
              </w:rPr>
              <w:t xml:space="preserve"> (47.3)</w:t>
            </w:r>
          </w:p>
        </w:tc>
        <w:tc>
          <w:tcPr>
            <w:tcW w:w="2018" w:type="dxa"/>
            <w:vAlign w:val="center"/>
          </w:tcPr>
          <w:p w14:paraId="632533CE" w14:textId="2AD1D8FC"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010</w:t>
            </w:r>
            <w:r>
              <w:rPr>
                <w:rFonts w:ascii="Calibri" w:eastAsia="等线" w:hAnsi="Calibri" w:cs="Times New Roman" w:hint="eastAsia"/>
              </w:rPr>
              <w:t>±</w:t>
            </w:r>
            <w:r>
              <w:rPr>
                <w:rFonts w:ascii="Calibri" w:eastAsia="等线" w:hAnsi="Calibri" w:cs="Times New Roman"/>
              </w:rPr>
              <w:t>40.6</w:t>
            </w:r>
          </w:p>
        </w:tc>
        <w:tc>
          <w:tcPr>
            <w:tcW w:w="2018" w:type="dxa"/>
            <w:vAlign w:val="center"/>
          </w:tcPr>
          <w:p w14:paraId="25414AFE" w14:textId="0DD26B83"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010±42.4</w:t>
            </w:r>
          </w:p>
        </w:tc>
        <w:tc>
          <w:tcPr>
            <w:tcW w:w="2018" w:type="dxa"/>
            <w:shd w:val="clear" w:color="auto" w:fill="auto"/>
            <w:vAlign w:val="center"/>
          </w:tcPr>
          <w:p w14:paraId="54E6ADFE" w14:textId="0EA1D2B2"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1.07</w:t>
            </w:r>
            <w:r>
              <w:rPr>
                <w:rFonts w:ascii="Calibri" w:eastAsia="等线" w:hAnsi="Calibri" w:cs="Calibri"/>
                <w:color w:val="000000"/>
              </w:rPr>
              <w:t xml:space="preserve"> </w:t>
            </w:r>
            <w:r w:rsidRPr="00FD575C">
              <w:rPr>
                <w:rFonts w:ascii="Calibri" w:eastAsia="等线" w:hAnsi="Calibri" w:cs="Calibri"/>
                <w:color w:val="000000"/>
              </w:rPr>
              <w:t>(0.99,1.16)</w:t>
            </w:r>
          </w:p>
        </w:tc>
        <w:tc>
          <w:tcPr>
            <w:tcW w:w="278" w:type="dxa"/>
            <w:vAlign w:val="center"/>
          </w:tcPr>
          <w:p w14:paraId="30ADBA32" w14:textId="77777777" w:rsidR="00FD575C" w:rsidRDefault="00FD575C" w:rsidP="003A766F">
            <w:pPr>
              <w:jc w:val="center"/>
              <w:rPr>
                <w:rFonts w:ascii="Calibri" w:eastAsia="等线" w:hAnsi="Calibri" w:cs="Times New Roman"/>
              </w:rPr>
            </w:pPr>
          </w:p>
        </w:tc>
        <w:tc>
          <w:tcPr>
            <w:tcW w:w="2385" w:type="dxa"/>
            <w:vAlign w:val="center"/>
          </w:tcPr>
          <w:p w14:paraId="13CCF09A" w14:textId="009262D4"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020±47.5</w:t>
            </w:r>
          </w:p>
        </w:tc>
        <w:tc>
          <w:tcPr>
            <w:tcW w:w="1744" w:type="dxa"/>
            <w:vAlign w:val="center"/>
          </w:tcPr>
          <w:p w14:paraId="3836EEA8" w14:textId="0B638624"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010±42.4</w:t>
            </w:r>
          </w:p>
        </w:tc>
        <w:tc>
          <w:tcPr>
            <w:tcW w:w="1744" w:type="dxa"/>
            <w:shd w:val="clear" w:color="auto" w:fill="auto"/>
            <w:vAlign w:val="center"/>
          </w:tcPr>
          <w:p w14:paraId="2E6E6B0A" w14:textId="328D05CF"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1.08</w:t>
            </w:r>
            <w:r>
              <w:rPr>
                <w:rFonts w:ascii="Calibri" w:eastAsia="等线" w:hAnsi="Calibri" w:cs="Calibri"/>
                <w:color w:val="000000"/>
              </w:rPr>
              <w:t xml:space="preserve"> </w:t>
            </w:r>
            <w:r w:rsidRPr="00FD575C">
              <w:rPr>
                <w:rFonts w:ascii="Calibri" w:eastAsia="等线" w:hAnsi="Calibri" w:cs="Calibri"/>
                <w:color w:val="000000"/>
              </w:rPr>
              <w:t>(0.96,1.21)</w:t>
            </w:r>
          </w:p>
        </w:tc>
      </w:tr>
      <w:tr w:rsidR="00FD575C" w14:paraId="3D19402E" w14:textId="77777777" w:rsidTr="003A766F">
        <w:tc>
          <w:tcPr>
            <w:tcW w:w="1743" w:type="dxa"/>
          </w:tcPr>
          <w:p w14:paraId="64276FD6" w14:textId="4C9A9EC4"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2.5</w:t>
            </w:r>
            <w:r w:rsidRPr="00B21EA4">
              <w:rPr>
                <w:rFonts w:ascii="Calibri" w:eastAsia="等线" w:hAnsi="Calibri" w:cs="Times New Roman"/>
              </w:rPr>
              <w:t xml:space="preserve"> Si</w:t>
            </w:r>
            <w:r>
              <w:rPr>
                <w:rFonts w:ascii="Calibri" w:eastAsia="等线" w:hAnsi="Calibri" w:cs="Times New Roman"/>
              </w:rPr>
              <w:t xml:space="preserve"> (12.2)</w:t>
            </w:r>
          </w:p>
        </w:tc>
        <w:tc>
          <w:tcPr>
            <w:tcW w:w="2018" w:type="dxa"/>
            <w:vAlign w:val="center"/>
          </w:tcPr>
          <w:p w14:paraId="57FA6312" w14:textId="5D287854"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1.1±10.8</w:t>
            </w:r>
          </w:p>
        </w:tc>
        <w:tc>
          <w:tcPr>
            <w:tcW w:w="2018" w:type="dxa"/>
            <w:vAlign w:val="center"/>
          </w:tcPr>
          <w:p w14:paraId="3BB78CD2" w14:textId="1FDCEF4F"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1.6+±11.8</w:t>
            </w:r>
          </w:p>
        </w:tc>
        <w:tc>
          <w:tcPr>
            <w:tcW w:w="2018" w:type="dxa"/>
            <w:shd w:val="clear" w:color="auto" w:fill="auto"/>
            <w:vAlign w:val="center"/>
          </w:tcPr>
          <w:p w14:paraId="0BA2219E" w14:textId="18C365DF" w:rsidR="00FD575C" w:rsidRPr="00FD575C" w:rsidRDefault="003A766F" w:rsidP="003A766F">
            <w:pPr>
              <w:jc w:val="center"/>
              <w:rPr>
                <w:rFonts w:ascii="Calibri" w:eastAsia="等线" w:hAnsi="Calibri" w:cs="Calibri"/>
              </w:rPr>
            </w:pPr>
            <w:r w:rsidRPr="00FD575C">
              <w:rPr>
                <w:rFonts w:ascii="Calibri" w:eastAsia="等线" w:hAnsi="Calibri" w:cs="Calibri"/>
                <w:color w:val="000000"/>
              </w:rPr>
              <w:t>1.06</w:t>
            </w:r>
            <w:r>
              <w:rPr>
                <w:rFonts w:ascii="Calibri" w:eastAsia="等线" w:hAnsi="Calibri" w:cs="Calibri"/>
                <w:color w:val="000000"/>
              </w:rPr>
              <w:t xml:space="preserve"> </w:t>
            </w:r>
            <w:r w:rsidRPr="00FD575C">
              <w:rPr>
                <w:rFonts w:ascii="Calibri" w:eastAsia="等线" w:hAnsi="Calibri" w:cs="Calibri"/>
                <w:color w:val="000000"/>
              </w:rPr>
              <w:t>(0.96,1.17)</w:t>
            </w:r>
          </w:p>
        </w:tc>
        <w:tc>
          <w:tcPr>
            <w:tcW w:w="278" w:type="dxa"/>
            <w:vAlign w:val="center"/>
          </w:tcPr>
          <w:p w14:paraId="65F06F41" w14:textId="77777777" w:rsidR="00FD575C" w:rsidRDefault="00FD575C" w:rsidP="003A766F">
            <w:pPr>
              <w:jc w:val="center"/>
              <w:rPr>
                <w:rFonts w:ascii="Calibri" w:eastAsia="等线" w:hAnsi="Calibri" w:cs="Times New Roman"/>
              </w:rPr>
            </w:pPr>
          </w:p>
        </w:tc>
        <w:tc>
          <w:tcPr>
            <w:tcW w:w="2385" w:type="dxa"/>
            <w:vAlign w:val="center"/>
          </w:tcPr>
          <w:p w14:paraId="53E90E0B" w14:textId="27E497DC"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2.9±12.1</w:t>
            </w:r>
          </w:p>
        </w:tc>
        <w:tc>
          <w:tcPr>
            <w:tcW w:w="1744" w:type="dxa"/>
            <w:vAlign w:val="center"/>
          </w:tcPr>
          <w:p w14:paraId="2ECC9862" w14:textId="0BBDB080"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4.2±11.6</w:t>
            </w:r>
          </w:p>
        </w:tc>
        <w:tc>
          <w:tcPr>
            <w:tcW w:w="1744" w:type="dxa"/>
            <w:shd w:val="clear" w:color="auto" w:fill="auto"/>
            <w:vAlign w:val="center"/>
          </w:tcPr>
          <w:p w14:paraId="79FEC004" w14:textId="0399974B"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w:t>
            </w:r>
            <w:r>
              <w:rPr>
                <w:rFonts w:ascii="Calibri" w:eastAsia="等线" w:hAnsi="Calibri" w:cs="Calibri"/>
                <w:color w:val="000000"/>
              </w:rPr>
              <w:t xml:space="preserve">0 </w:t>
            </w:r>
            <w:r w:rsidRPr="00FD575C">
              <w:rPr>
                <w:rFonts w:ascii="Calibri" w:eastAsia="等线" w:hAnsi="Calibri" w:cs="Calibri"/>
                <w:color w:val="000000"/>
              </w:rPr>
              <w:t>(0.98,1.24)</w:t>
            </w:r>
          </w:p>
        </w:tc>
      </w:tr>
      <w:tr w:rsidR="00FD575C" w14:paraId="068C0885" w14:textId="77777777" w:rsidTr="003A766F">
        <w:tc>
          <w:tcPr>
            <w:tcW w:w="1743" w:type="dxa"/>
          </w:tcPr>
          <w:p w14:paraId="0CD66EB2" w14:textId="62C9AF4D"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10</w:t>
            </w:r>
            <w:r w:rsidRPr="00B21EA4">
              <w:rPr>
                <w:rFonts w:ascii="Calibri" w:eastAsia="等线" w:hAnsi="Calibri" w:cs="Times New Roman"/>
              </w:rPr>
              <w:t xml:space="preserve"> Si</w:t>
            </w:r>
            <w:r>
              <w:rPr>
                <w:rFonts w:ascii="Calibri" w:eastAsia="等线" w:hAnsi="Calibri" w:cs="Times New Roman"/>
              </w:rPr>
              <w:t xml:space="preserve"> (80.7)</w:t>
            </w:r>
          </w:p>
        </w:tc>
        <w:tc>
          <w:tcPr>
            <w:tcW w:w="2018" w:type="dxa"/>
            <w:vAlign w:val="center"/>
          </w:tcPr>
          <w:p w14:paraId="19615EC2" w14:textId="3197CB20"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38±56.4</w:t>
            </w:r>
          </w:p>
        </w:tc>
        <w:tc>
          <w:tcPr>
            <w:tcW w:w="2018" w:type="dxa"/>
            <w:vAlign w:val="center"/>
          </w:tcPr>
          <w:p w14:paraId="477D05E1" w14:textId="235D6B5C"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39±56.3</w:t>
            </w:r>
          </w:p>
        </w:tc>
        <w:tc>
          <w:tcPr>
            <w:tcW w:w="2018" w:type="dxa"/>
            <w:shd w:val="clear" w:color="auto" w:fill="auto"/>
            <w:vAlign w:val="center"/>
          </w:tcPr>
          <w:p w14:paraId="22575491" w14:textId="1B27E359" w:rsidR="00FD575C" w:rsidRPr="00FD575C" w:rsidRDefault="003A766F" w:rsidP="003A766F">
            <w:pPr>
              <w:jc w:val="center"/>
              <w:rPr>
                <w:rFonts w:ascii="Calibri" w:eastAsia="等线" w:hAnsi="Calibri" w:cs="Calibri"/>
              </w:rPr>
            </w:pPr>
            <w:r w:rsidRPr="00FD575C">
              <w:rPr>
                <w:rFonts w:ascii="Calibri" w:eastAsia="等线" w:hAnsi="Calibri" w:cs="Calibri"/>
                <w:color w:val="000000"/>
              </w:rPr>
              <w:t>1.09</w:t>
            </w:r>
            <w:r>
              <w:rPr>
                <w:rFonts w:ascii="Calibri" w:eastAsia="等线" w:hAnsi="Calibri" w:cs="Calibri"/>
                <w:color w:val="000000"/>
              </w:rPr>
              <w:t xml:space="preserve"> </w:t>
            </w:r>
            <w:r w:rsidRPr="00FD575C">
              <w:rPr>
                <w:rFonts w:ascii="Calibri" w:eastAsia="等线" w:hAnsi="Calibri" w:cs="Calibri"/>
                <w:color w:val="000000"/>
              </w:rPr>
              <w:t>(1.01,1.18)</w:t>
            </w:r>
          </w:p>
        </w:tc>
        <w:tc>
          <w:tcPr>
            <w:tcW w:w="278" w:type="dxa"/>
            <w:vAlign w:val="center"/>
          </w:tcPr>
          <w:p w14:paraId="0B5411A0" w14:textId="77777777" w:rsidR="00FD575C" w:rsidRDefault="00FD575C" w:rsidP="003A766F">
            <w:pPr>
              <w:jc w:val="center"/>
              <w:rPr>
                <w:rFonts w:ascii="Calibri" w:eastAsia="等线" w:hAnsi="Calibri" w:cs="Times New Roman"/>
              </w:rPr>
            </w:pPr>
          </w:p>
        </w:tc>
        <w:tc>
          <w:tcPr>
            <w:tcW w:w="2385" w:type="dxa"/>
            <w:vAlign w:val="center"/>
          </w:tcPr>
          <w:p w14:paraId="3334DD86" w14:textId="58A850B0" w:rsidR="00FD575C" w:rsidRDefault="00FD575C" w:rsidP="003A766F">
            <w:pPr>
              <w:jc w:val="center"/>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14±87.2</w:t>
            </w:r>
          </w:p>
        </w:tc>
        <w:tc>
          <w:tcPr>
            <w:tcW w:w="1744" w:type="dxa"/>
            <w:vAlign w:val="center"/>
          </w:tcPr>
          <w:p w14:paraId="0E233294" w14:textId="5DDAE578" w:rsidR="00FD575C" w:rsidRDefault="00FD575C" w:rsidP="003A766F">
            <w:pPr>
              <w:jc w:val="center"/>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36±107</w:t>
            </w:r>
          </w:p>
        </w:tc>
        <w:tc>
          <w:tcPr>
            <w:tcW w:w="1744" w:type="dxa"/>
            <w:shd w:val="clear" w:color="auto" w:fill="auto"/>
            <w:vAlign w:val="center"/>
          </w:tcPr>
          <w:p w14:paraId="77580385" w14:textId="62FD3953"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1.21</w:t>
            </w:r>
            <w:r>
              <w:rPr>
                <w:rFonts w:ascii="Calibri" w:eastAsia="等线" w:hAnsi="Calibri" w:cs="Calibri"/>
                <w:color w:val="000000"/>
              </w:rPr>
              <w:t xml:space="preserve"> </w:t>
            </w:r>
            <w:r w:rsidRPr="00FD575C">
              <w:rPr>
                <w:rFonts w:ascii="Calibri" w:eastAsia="等线" w:hAnsi="Calibri" w:cs="Calibri"/>
                <w:color w:val="000000"/>
              </w:rPr>
              <w:t>(1.1</w:t>
            </w:r>
            <w:r>
              <w:rPr>
                <w:rFonts w:ascii="Calibri" w:eastAsia="等线" w:hAnsi="Calibri" w:cs="Calibri"/>
                <w:color w:val="000000"/>
              </w:rPr>
              <w:t>0</w:t>
            </w:r>
            <w:r w:rsidRPr="00FD575C">
              <w:rPr>
                <w:rFonts w:ascii="Calibri" w:eastAsia="等线" w:hAnsi="Calibri" w:cs="Calibri"/>
                <w:color w:val="000000"/>
              </w:rPr>
              <w:t>,1.33)</w:t>
            </w:r>
          </w:p>
        </w:tc>
      </w:tr>
      <w:tr w:rsidR="00FD575C" w14:paraId="3CA8D22D" w14:textId="77777777" w:rsidTr="003A766F">
        <w:tc>
          <w:tcPr>
            <w:tcW w:w="1743" w:type="dxa"/>
          </w:tcPr>
          <w:p w14:paraId="33F2B74E" w14:textId="6E57159B"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2.5</w:t>
            </w:r>
            <w:r w:rsidRPr="00B21EA4">
              <w:rPr>
                <w:rFonts w:ascii="Calibri" w:eastAsia="等线" w:hAnsi="Calibri" w:cs="Times New Roman"/>
              </w:rPr>
              <w:t xml:space="preserve"> V</w:t>
            </w:r>
            <w:r>
              <w:rPr>
                <w:rFonts w:ascii="Calibri" w:eastAsia="等线" w:hAnsi="Calibri" w:cs="Times New Roman"/>
              </w:rPr>
              <w:t xml:space="preserve"> (1.5)</w:t>
            </w:r>
          </w:p>
        </w:tc>
        <w:tc>
          <w:tcPr>
            <w:tcW w:w="2018" w:type="dxa"/>
            <w:vAlign w:val="center"/>
          </w:tcPr>
          <w:p w14:paraId="016EEC01" w14:textId="5E1E4A23"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.9±1.0</w:t>
            </w:r>
          </w:p>
        </w:tc>
        <w:tc>
          <w:tcPr>
            <w:tcW w:w="2018" w:type="dxa"/>
            <w:vAlign w:val="center"/>
          </w:tcPr>
          <w:p w14:paraId="17608C7A" w14:textId="7CDA86AD"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.9±1.1</w:t>
            </w:r>
          </w:p>
        </w:tc>
        <w:tc>
          <w:tcPr>
            <w:tcW w:w="2018" w:type="dxa"/>
            <w:shd w:val="clear" w:color="auto" w:fill="auto"/>
            <w:vAlign w:val="center"/>
          </w:tcPr>
          <w:p w14:paraId="6DF9DAF1" w14:textId="641B2259"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1.05</w:t>
            </w:r>
            <w:r>
              <w:rPr>
                <w:rFonts w:ascii="Calibri" w:eastAsia="等线" w:hAnsi="Calibri" w:cs="Calibri"/>
                <w:color w:val="000000"/>
              </w:rPr>
              <w:t xml:space="preserve"> </w:t>
            </w:r>
            <w:r w:rsidRPr="00FD575C">
              <w:rPr>
                <w:rFonts w:ascii="Calibri" w:eastAsia="等线" w:hAnsi="Calibri" w:cs="Calibri"/>
                <w:color w:val="000000"/>
              </w:rPr>
              <w:t>(0.94,1.17)</w:t>
            </w:r>
          </w:p>
        </w:tc>
        <w:tc>
          <w:tcPr>
            <w:tcW w:w="278" w:type="dxa"/>
            <w:vAlign w:val="center"/>
          </w:tcPr>
          <w:p w14:paraId="255144DA" w14:textId="77777777" w:rsidR="00FD575C" w:rsidRDefault="00FD575C" w:rsidP="003A766F">
            <w:pPr>
              <w:jc w:val="center"/>
              <w:rPr>
                <w:rFonts w:ascii="Calibri" w:eastAsia="等线" w:hAnsi="Calibri" w:cs="Times New Roman"/>
              </w:rPr>
            </w:pPr>
          </w:p>
        </w:tc>
        <w:tc>
          <w:tcPr>
            <w:tcW w:w="2385" w:type="dxa"/>
            <w:vAlign w:val="center"/>
          </w:tcPr>
          <w:p w14:paraId="39CB33A4" w14:textId="000670E0"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.1±1.2</w:t>
            </w:r>
          </w:p>
        </w:tc>
        <w:tc>
          <w:tcPr>
            <w:tcW w:w="1744" w:type="dxa"/>
            <w:vAlign w:val="center"/>
          </w:tcPr>
          <w:p w14:paraId="4388E941" w14:textId="7EE86AC0"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.3±1.2</w:t>
            </w:r>
          </w:p>
        </w:tc>
        <w:tc>
          <w:tcPr>
            <w:tcW w:w="1744" w:type="dxa"/>
            <w:shd w:val="clear" w:color="auto" w:fill="auto"/>
            <w:vAlign w:val="center"/>
          </w:tcPr>
          <w:p w14:paraId="766931CF" w14:textId="687DD82A"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1.2</w:t>
            </w:r>
            <w:r>
              <w:rPr>
                <w:rFonts w:ascii="Calibri" w:eastAsia="等线" w:hAnsi="Calibri" w:cs="Calibri"/>
                <w:color w:val="000000"/>
              </w:rPr>
              <w:t xml:space="preserve">0 </w:t>
            </w:r>
            <w:r w:rsidRPr="00FD575C">
              <w:rPr>
                <w:rFonts w:ascii="Calibri" w:eastAsia="等线" w:hAnsi="Calibri" w:cs="Calibri"/>
                <w:color w:val="000000"/>
              </w:rPr>
              <w:t>(1.03,1.39)</w:t>
            </w:r>
          </w:p>
        </w:tc>
      </w:tr>
      <w:tr w:rsidR="00FD575C" w14:paraId="090516CB" w14:textId="77777777" w:rsidTr="003A766F">
        <w:tc>
          <w:tcPr>
            <w:tcW w:w="1743" w:type="dxa"/>
          </w:tcPr>
          <w:p w14:paraId="6493D38A" w14:textId="1DE4C615"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10</w:t>
            </w:r>
            <w:r w:rsidRPr="00B21EA4">
              <w:rPr>
                <w:rFonts w:ascii="Calibri" w:eastAsia="等线" w:hAnsi="Calibri" w:cs="Times New Roman"/>
              </w:rPr>
              <w:t xml:space="preserve"> V</w:t>
            </w:r>
            <w:r>
              <w:rPr>
                <w:rFonts w:ascii="Calibri" w:eastAsia="等线" w:hAnsi="Calibri" w:cs="Times New Roman"/>
              </w:rPr>
              <w:t xml:space="preserve"> (1.6)</w:t>
            </w:r>
          </w:p>
        </w:tc>
        <w:tc>
          <w:tcPr>
            <w:tcW w:w="2018" w:type="dxa"/>
            <w:vAlign w:val="center"/>
          </w:tcPr>
          <w:p w14:paraId="16275111" w14:textId="22C710E3"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.7±1.1</w:t>
            </w:r>
          </w:p>
        </w:tc>
        <w:tc>
          <w:tcPr>
            <w:tcW w:w="2018" w:type="dxa"/>
            <w:vAlign w:val="center"/>
          </w:tcPr>
          <w:p w14:paraId="7D5DBD48" w14:textId="49DFA397"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.7±1.2</w:t>
            </w:r>
          </w:p>
        </w:tc>
        <w:tc>
          <w:tcPr>
            <w:tcW w:w="2018" w:type="dxa"/>
            <w:shd w:val="clear" w:color="auto" w:fill="auto"/>
            <w:vAlign w:val="center"/>
          </w:tcPr>
          <w:p w14:paraId="103377A2" w14:textId="0001A872"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1.05</w:t>
            </w:r>
            <w:r>
              <w:rPr>
                <w:rFonts w:ascii="Calibri" w:eastAsia="等线" w:hAnsi="Calibri" w:cs="Calibri"/>
                <w:color w:val="000000"/>
              </w:rPr>
              <w:t xml:space="preserve"> </w:t>
            </w:r>
            <w:r w:rsidRPr="00FD575C">
              <w:rPr>
                <w:rFonts w:ascii="Calibri" w:eastAsia="等线" w:hAnsi="Calibri" w:cs="Calibri"/>
                <w:color w:val="000000"/>
              </w:rPr>
              <w:t>(0.95,1.16)</w:t>
            </w:r>
          </w:p>
        </w:tc>
        <w:tc>
          <w:tcPr>
            <w:tcW w:w="278" w:type="dxa"/>
            <w:vAlign w:val="center"/>
          </w:tcPr>
          <w:p w14:paraId="21813AB9" w14:textId="77777777" w:rsidR="00FD575C" w:rsidRDefault="00FD575C" w:rsidP="003A766F">
            <w:pPr>
              <w:jc w:val="center"/>
              <w:rPr>
                <w:rFonts w:ascii="Calibri" w:eastAsia="等线" w:hAnsi="Calibri" w:cs="Times New Roman"/>
              </w:rPr>
            </w:pPr>
          </w:p>
        </w:tc>
        <w:tc>
          <w:tcPr>
            <w:tcW w:w="2385" w:type="dxa"/>
            <w:vAlign w:val="center"/>
          </w:tcPr>
          <w:p w14:paraId="75B69FE0" w14:textId="2ABB852F" w:rsidR="00FD575C" w:rsidRDefault="00FD575C" w:rsidP="003A766F">
            <w:pPr>
              <w:jc w:val="center"/>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.0±1.4</w:t>
            </w:r>
          </w:p>
        </w:tc>
        <w:tc>
          <w:tcPr>
            <w:tcW w:w="1744" w:type="dxa"/>
            <w:vAlign w:val="center"/>
          </w:tcPr>
          <w:p w14:paraId="7A2037F4" w14:textId="7565C88F" w:rsidR="00FD575C" w:rsidRDefault="00FD575C" w:rsidP="003A766F">
            <w:pPr>
              <w:jc w:val="center"/>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.2±1.3</w:t>
            </w:r>
          </w:p>
        </w:tc>
        <w:tc>
          <w:tcPr>
            <w:tcW w:w="1744" w:type="dxa"/>
            <w:shd w:val="clear" w:color="auto" w:fill="auto"/>
            <w:vAlign w:val="center"/>
          </w:tcPr>
          <w:p w14:paraId="410F74EA" w14:textId="3EDABEF7"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1.18</w:t>
            </w:r>
            <w:r>
              <w:rPr>
                <w:rFonts w:ascii="Calibri" w:eastAsia="等线" w:hAnsi="Calibri" w:cs="Calibri"/>
                <w:color w:val="000000"/>
              </w:rPr>
              <w:t xml:space="preserve"> </w:t>
            </w:r>
            <w:r w:rsidRPr="00FD575C">
              <w:rPr>
                <w:rFonts w:ascii="Calibri" w:eastAsia="等线" w:hAnsi="Calibri" w:cs="Calibri"/>
                <w:color w:val="000000"/>
              </w:rPr>
              <w:t>(1.03,1.37)</w:t>
            </w:r>
          </w:p>
        </w:tc>
      </w:tr>
      <w:tr w:rsidR="00FD575C" w14:paraId="02D42655" w14:textId="77777777" w:rsidTr="003A766F">
        <w:tc>
          <w:tcPr>
            <w:tcW w:w="1743" w:type="dxa"/>
          </w:tcPr>
          <w:p w14:paraId="3ABF77A9" w14:textId="6C8FE752"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2.5</w:t>
            </w:r>
            <w:r w:rsidRPr="00B21EA4">
              <w:rPr>
                <w:rFonts w:ascii="Calibri" w:eastAsia="等线" w:hAnsi="Calibri" w:cs="Times New Roman"/>
              </w:rPr>
              <w:t xml:space="preserve"> Zn</w:t>
            </w:r>
            <w:r>
              <w:rPr>
                <w:rFonts w:ascii="Calibri" w:eastAsia="等线" w:hAnsi="Calibri" w:cs="Times New Roman"/>
              </w:rPr>
              <w:t xml:space="preserve"> (18.8)</w:t>
            </w:r>
          </w:p>
        </w:tc>
        <w:tc>
          <w:tcPr>
            <w:tcW w:w="2018" w:type="dxa"/>
            <w:vAlign w:val="center"/>
          </w:tcPr>
          <w:p w14:paraId="5E5E6D1A" w14:textId="0CDCAD45"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6.3±13.0</w:t>
            </w:r>
          </w:p>
        </w:tc>
        <w:tc>
          <w:tcPr>
            <w:tcW w:w="2018" w:type="dxa"/>
            <w:vAlign w:val="center"/>
          </w:tcPr>
          <w:p w14:paraId="678C6F0F" w14:textId="325CFA36"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6.5±12.9</w:t>
            </w:r>
          </w:p>
        </w:tc>
        <w:tc>
          <w:tcPr>
            <w:tcW w:w="2018" w:type="dxa"/>
            <w:shd w:val="clear" w:color="auto" w:fill="auto"/>
            <w:vAlign w:val="center"/>
          </w:tcPr>
          <w:p w14:paraId="118D92E1" w14:textId="5AA7D768"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1.02</w:t>
            </w:r>
            <w:r>
              <w:rPr>
                <w:rFonts w:ascii="Calibri" w:eastAsia="等线" w:hAnsi="Calibri" w:cs="Calibri"/>
                <w:color w:val="000000"/>
              </w:rPr>
              <w:t xml:space="preserve"> </w:t>
            </w:r>
            <w:r w:rsidRPr="00FD575C">
              <w:rPr>
                <w:rFonts w:ascii="Calibri" w:eastAsia="等线" w:hAnsi="Calibri" w:cs="Calibri"/>
                <w:color w:val="000000"/>
              </w:rPr>
              <w:t>(0.92,1.13)</w:t>
            </w:r>
          </w:p>
        </w:tc>
        <w:tc>
          <w:tcPr>
            <w:tcW w:w="278" w:type="dxa"/>
            <w:vAlign w:val="center"/>
          </w:tcPr>
          <w:p w14:paraId="7F4881F3" w14:textId="77777777" w:rsidR="00FD575C" w:rsidRDefault="00FD575C" w:rsidP="003A766F">
            <w:pPr>
              <w:jc w:val="center"/>
              <w:rPr>
                <w:rFonts w:ascii="Calibri" w:eastAsia="等线" w:hAnsi="Calibri" w:cs="Times New Roman"/>
              </w:rPr>
            </w:pPr>
          </w:p>
        </w:tc>
        <w:tc>
          <w:tcPr>
            <w:tcW w:w="2385" w:type="dxa"/>
            <w:vAlign w:val="center"/>
          </w:tcPr>
          <w:p w14:paraId="1BAE3AAB" w14:textId="6E6B84EE"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5.5±13.3</w:t>
            </w:r>
          </w:p>
        </w:tc>
        <w:tc>
          <w:tcPr>
            <w:tcW w:w="1744" w:type="dxa"/>
            <w:vAlign w:val="center"/>
          </w:tcPr>
          <w:p w14:paraId="060D8179" w14:textId="2AC1E0D6"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4.1±12.5</w:t>
            </w:r>
          </w:p>
        </w:tc>
        <w:tc>
          <w:tcPr>
            <w:tcW w:w="1744" w:type="dxa"/>
            <w:shd w:val="clear" w:color="auto" w:fill="auto"/>
            <w:vAlign w:val="center"/>
          </w:tcPr>
          <w:p w14:paraId="4F2CC025" w14:textId="7C6F5114"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0.9</w:t>
            </w:r>
            <w:r>
              <w:rPr>
                <w:rFonts w:ascii="Calibri" w:eastAsia="等线" w:hAnsi="Calibri" w:cs="Calibri"/>
                <w:color w:val="000000"/>
              </w:rPr>
              <w:t xml:space="preserve">0 </w:t>
            </w:r>
            <w:r w:rsidRPr="00FD575C">
              <w:rPr>
                <w:rFonts w:ascii="Calibri" w:eastAsia="等线" w:hAnsi="Calibri" w:cs="Calibri"/>
                <w:color w:val="000000"/>
              </w:rPr>
              <w:t>(0.75,1.08)</w:t>
            </w:r>
          </w:p>
        </w:tc>
      </w:tr>
      <w:tr w:rsidR="00FD575C" w14:paraId="68585865" w14:textId="77777777" w:rsidTr="003A766F">
        <w:tc>
          <w:tcPr>
            <w:tcW w:w="1743" w:type="dxa"/>
          </w:tcPr>
          <w:p w14:paraId="763D29CF" w14:textId="67AA30DE" w:rsidR="00FD575C" w:rsidRDefault="00FD575C" w:rsidP="00FD575C">
            <w:pPr>
              <w:rPr>
                <w:rFonts w:ascii="Calibri" w:eastAsia="等线" w:hAnsi="Calibri" w:cs="Times New Roman"/>
              </w:rPr>
            </w:pPr>
            <w:r w:rsidRPr="00B21EA4">
              <w:rPr>
                <w:rFonts w:ascii="Calibri" w:eastAsia="等线" w:hAnsi="Calibri" w:cs="Times New Roman"/>
              </w:rPr>
              <w:lastRenderedPageBreak/>
              <w:t>PM</w:t>
            </w:r>
            <w:r w:rsidRPr="00B21EA4">
              <w:rPr>
                <w:rFonts w:ascii="Calibri" w:eastAsia="等线" w:hAnsi="Calibri" w:cs="Times New Roman"/>
                <w:vertAlign w:val="subscript"/>
              </w:rPr>
              <w:t>10</w:t>
            </w:r>
            <w:r w:rsidRPr="00B21EA4">
              <w:rPr>
                <w:rFonts w:ascii="Calibri" w:eastAsia="等线" w:hAnsi="Calibri" w:cs="Times New Roman"/>
              </w:rPr>
              <w:t xml:space="preserve"> Zn</w:t>
            </w:r>
            <w:r>
              <w:rPr>
                <w:rFonts w:ascii="Calibri" w:eastAsia="等线" w:hAnsi="Calibri" w:cs="Times New Roman"/>
              </w:rPr>
              <w:t xml:space="preserve"> (25.8)</w:t>
            </w:r>
          </w:p>
        </w:tc>
        <w:tc>
          <w:tcPr>
            <w:tcW w:w="2018" w:type="dxa"/>
            <w:vAlign w:val="center"/>
          </w:tcPr>
          <w:p w14:paraId="2379EB01" w14:textId="6BA14331"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5.1±18.0</w:t>
            </w:r>
          </w:p>
        </w:tc>
        <w:tc>
          <w:tcPr>
            <w:tcW w:w="2018" w:type="dxa"/>
            <w:vAlign w:val="center"/>
          </w:tcPr>
          <w:p w14:paraId="17394222" w14:textId="05A573B4"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5.4±17.8</w:t>
            </w:r>
          </w:p>
        </w:tc>
        <w:tc>
          <w:tcPr>
            <w:tcW w:w="2018" w:type="dxa"/>
            <w:shd w:val="clear" w:color="auto" w:fill="auto"/>
            <w:vAlign w:val="center"/>
          </w:tcPr>
          <w:p w14:paraId="0AAAD1BF" w14:textId="73FFA13F"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1.02</w:t>
            </w:r>
            <w:r>
              <w:rPr>
                <w:rFonts w:ascii="Calibri" w:eastAsia="等线" w:hAnsi="Calibri" w:cs="Calibri"/>
                <w:color w:val="000000"/>
              </w:rPr>
              <w:t xml:space="preserve"> </w:t>
            </w:r>
            <w:r w:rsidRPr="00FD575C">
              <w:rPr>
                <w:rFonts w:ascii="Calibri" w:eastAsia="等线" w:hAnsi="Calibri" w:cs="Calibri"/>
                <w:color w:val="000000"/>
              </w:rPr>
              <w:t>(0.92,1.13)</w:t>
            </w:r>
          </w:p>
        </w:tc>
        <w:tc>
          <w:tcPr>
            <w:tcW w:w="278" w:type="dxa"/>
            <w:vAlign w:val="center"/>
          </w:tcPr>
          <w:p w14:paraId="563D3320" w14:textId="77777777" w:rsidR="00FD575C" w:rsidRDefault="00FD575C" w:rsidP="003A766F">
            <w:pPr>
              <w:jc w:val="center"/>
              <w:rPr>
                <w:rFonts w:ascii="Calibri" w:eastAsia="等线" w:hAnsi="Calibri" w:cs="Times New Roman"/>
              </w:rPr>
            </w:pPr>
          </w:p>
        </w:tc>
        <w:tc>
          <w:tcPr>
            <w:tcW w:w="2385" w:type="dxa"/>
            <w:vAlign w:val="center"/>
          </w:tcPr>
          <w:p w14:paraId="04DF28F2" w14:textId="034DFF22"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6.4±18.9</w:t>
            </w:r>
          </w:p>
        </w:tc>
        <w:tc>
          <w:tcPr>
            <w:tcW w:w="1744" w:type="dxa"/>
            <w:vAlign w:val="center"/>
          </w:tcPr>
          <w:p w14:paraId="003288FC" w14:textId="35BDB6B6"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5.2±18.1</w:t>
            </w:r>
          </w:p>
        </w:tc>
        <w:tc>
          <w:tcPr>
            <w:tcW w:w="1744" w:type="dxa"/>
            <w:shd w:val="clear" w:color="auto" w:fill="auto"/>
            <w:vAlign w:val="center"/>
          </w:tcPr>
          <w:p w14:paraId="2DBDE073" w14:textId="558670BD"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0.97</w:t>
            </w:r>
            <w:r>
              <w:rPr>
                <w:rFonts w:ascii="Calibri" w:eastAsia="等线" w:hAnsi="Calibri" w:cs="Calibri"/>
                <w:color w:val="000000"/>
              </w:rPr>
              <w:t xml:space="preserve"> </w:t>
            </w:r>
            <w:r w:rsidRPr="00FD575C">
              <w:rPr>
                <w:rFonts w:ascii="Calibri" w:eastAsia="等线" w:hAnsi="Calibri" w:cs="Calibri"/>
                <w:color w:val="000000"/>
              </w:rPr>
              <w:t>(0.82,1.15)</w:t>
            </w:r>
          </w:p>
        </w:tc>
      </w:tr>
      <w:tr w:rsidR="00FD575C" w14:paraId="02762F28" w14:textId="77777777" w:rsidTr="003A766F">
        <w:tc>
          <w:tcPr>
            <w:tcW w:w="1743" w:type="dxa"/>
          </w:tcPr>
          <w:p w14:paraId="4F0EF069" w14:textId="0721AD10" w:rsidR="00FD575C" w:rsidRDefault="00FD575C" w:rsidP="00FD575C">
            <w:pPr>
              <w:rPr>
                <w:rFonts w:ascii="Calibri" w:eastAsia="等线" w:hAnsi="Calibri" w:cs="Times New Roman"/>
              </w:rPr>
            </w:pPr>
            <w:r w:rsidRPr="00B21EA4">
              <w:rPr>
                <w:rFonts w:ascii="Calibri" w:eastAsia="等线" w:hAnsi="Calibri" w:cs="Times New Roman"/>
              </w:rPr>
              <w:t>OP ESR</w:t>
            </w:r>
            <w:r>
              <w:rPr>
                <w:rFonts w:ascii="Calibri" w:eastAsia="等线" w:hAnsi="Calibri" w:cs="Times New Roman"/>
              </w:rPr>
              <w:t xml:space="preserve"> (171.9)</w:t>
            </w:r>
          </w:p>
        </w:tc>
        <w:tc>
          <w:tcPr>
            <w:tcW w:w="2018" w:type="dxa"/>
            <w:vAlign w:val="center"/>
          </w:tcPr>
          <w:p w14:paraId="0B29C5FD" w14:textId="2DB6ADCE"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74±121</w:t>
            </w:r>
          </w:p>
        </w:tc>
        <w:tc>
          <w:tcPr>
            <w:tcW w:w="2018" w:type="dxa"/>
            <w:vAlign w:val="center"/>
          </w:tcPr>
          <w:p w14:paraId="5C9D2638" w14:textId="2D958AE2"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80±121</w:t>
            </w:r>
          </w:p>
        </w:tc>
        <w:tc>
          <w:tcPr>
            <w:tcW w:w="2018" w:type="dxa"/>
            <w:shd w:val="clear" w:color="auto" w:fill="auto"/>
            <w:vAlign w:val="center"/>
          </w:tcPr>
          <w:p w14:paraId="13D00BBC" w14:textId="30D9EE3D"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1.09</w:t>
            </w:r>
            <w:r>
              <w:rPr>
                <w:rFonts w:ascii="Calibri" w:eastAsia="等线" w:hAnsi="Calibri" w:cs="Calibri"/>
                <w:color w:val="000000"/>
              </w:rPr>
              <w:t xml:space="preserve"> </w:t>
            </w:r>
            <w:r w:rsidRPr="00FD575C">
              <w:rPr>
                <w:rFonts w:ascii="Calibri" w:eastAsia="等线" w:hAnsi="Calibri" w:cs="Calibri"/>
                <w:color w:val="000000"/>
              </w:rPr>
              <w:t>(0.99,1.21)</w:t>
            </w:r>
          </w:p>
        </w:tc>
        <w:tc>
          <w:tcPr>
            <w:tcW w:w="278" w:type="dxa"/>
            <w:vAlign w:val="center"/>
          </w:tcPr>
          <w:p w14:paraId="2F5EF986" w14:textId="77777777" w:rsidR="00FD575C" w:rsidRDefault="00FD575C" w:rsidP="003A766F">
            <w:pPr>
              <w:jc w:val="center"/>
              <w:rPr>
                <w:rFonts w:ascii="Calibri" w:eastAsia="等线" w:hAnsi="Calibri" w:cs="Times New Roman"/>
              </w:rPr>
            </w:pPr>
          </w:p>
        </w:tc>
        <w:tc>
          <w:tcPr>
            <w:tcW w:w="2385" w:type="dxa"/>
            <w:vAlign w:val="center"/>
          </w:tcPr>
          <w:p w14:paraId="6997556E" w14:textId="759CFABE" w:rsidR="00FD575C" w:rsidRDefault="00FD575C" w:rsidP="003A766F">
            <w:pPr>
              <w:jc w:val="center"/>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37±138</w:t>
            </w:r>
          </w:p>
        </w:tc>
        <w:tc>
          <w:tcPr>
            <w:tcW w:w="1744" w:type="dxa"/>
            <w:vAlign w:val="center"/>
          </w:tcPr>
          <w:p w14:paraId="6DB54F4D" w14:textId="729377CC" w:rsidR="00FD575C" w:rsidRDefault="00FD575C" w:rsidP="003A766F">
            <w:pPr>
              <w:jc w:val="center"/>
              <w:rPr>
                <w:rFonts w:ascii="Calibri" w:eastAsia="等线" w:hAnsi="Calibri" w:cs="Times New Roman"/>
              </w:rPr>
            </w:pPr>
            <w:r>
              <w:rPr>
                <w:rFonts w:ascii="Calibri" w:eastAsia="等线" w:hAnsi="Calibri" w:cs="Times New Roman"/>
              </w:rPr>
              <w:t>95±147</w:t>
            </w:r>
          </w:p>
        </w:tc>
        <w:tc>
          <w:tcPr>
            <w:tcW w:w="1744" w:type="dxa"/>
            <w:shd w:val="clear" w:color="auto" w:fill="auto"/>
            <w:vAlign w:val="center"/>
          </w:tcPr>
          <w:p w14:paraId="5FB01DDA" w14:textId="219FE1E5"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1.13</w:t>
            </w:r>
            <w:r>
              <w:rPr>
                <w:rFonts w:ascii="Calibri" w:eastAsia="等线" w:hAnsi="Calibri" w:cs="Calibri"/>
                <w:color w:val="000000"/>
              </w:rPr>
              <w:t xml:space="preserve"> </w:t>
            </w:r>
            <w:r w:rsidRPr="00FD575C">
              <w:rPr>
                <w:rFonts w:ascii="Calibri" w:eastAsia="等线" w:hAnsi="Calibri" w:cs="Calibri"/>
                <w:color w:val="000000"/>
              </w:rPr>
              <w:t>(0.98,1.29)</w:t>
            </w:r>
          </w:p>
        </w:tc>
      </w:tr>
      <w:tr w:rsidR="00FD575C" w14:paraId="09643766" w14:textId="77777777" w:rsidTr="003A766F">
        <w:tc>
          <w:tcPr>
            <w:tcW w:w="1743" w:type="dxa"/>
          </w:tcPr>
          <w:p w14:paraId="1D7A526B" w14:textId="31F8EE51" w:rsidR="00FD575C" w:rsidRDefault="00FD575C" w:rsidP="00FD575C">
            <w:pPr>
              <w:rPr>
                <w:rFonts w:ascii="Calibri" w:eastAsia="等线" w:hAnsi="Calibri" w:cs="Times New Roman"/>
              </w:rPr>
            </w:pPr>
            <w:r w:rsidRPr="00B21EA4">
              <w:rPr>
                <w:rFonts w:ascii="Calibri" w:eastAsia="等线" w:hAnsi="Calibri" w:cs="Times New Roman"/>
              </w:rPr>
              <w:t>OP D</w:t>
            </w:r>
            <w:r>
              <w:rPr>
                <w:rFonts w:ascii="Calibri" w:eastAsia="等线" w:hAnsi="Calibri" w:cs="Times New Roman"/>
              </w:rPr>
              <w:t>T</w:t>
            </w:r>
            <w:r w:rsidRPr="00B21EA4">
              <w:rPr>
                <w:rFonts w:ascii="Calibri" w:eastAsia="等线" w:hAnsi="Calibri" w:cs="Times New Roman"/>
              </w:rPr>
              <w:t>T</w:t>
            </w:r>
            <w:r>
              <w:rPr>
                <w:rFonts w:ascii="Calibri" w:eastAsia="等线" w:hAnsi="Calibri" w:cs="Times New Roman"/>
              </w:rPr>
              <w:t xml:space="preserve"> (0.2)</w:t>
            </w:r>
          </w:p>
        </w:tc>
        <w:tc>
          <w:tcPr>
            <w:tcW w:w="2018" w:type="dxa"/>
            <w:vAlign w:val="center"/>
          </w:tcPr>
          <w:p w14:paraId="78B8A61D" w14:textId="2B96357C" w:rsidR="00FD575C" w:rsidRDefault="00FD575C" w:rsidP="003A766F">
            <w:pPr>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.81±0.2</w:t>
            </w:r>
          </w:p>
        </w:tc>
        <w:tc>
          <w:tcPr>
            <w:tcW w:w="2018" w:type="dxa"/>
            <w:vAlign w:val="center"/>
          </w:tcPr>
          <w:p w14:paraId="5EC99F2B" w14:textId="2809B99D" w:rsidR="00FD575C" w:rsidRDefault="00FD575C" w:rsidP="003A766F">
            <w:pPr>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.81±0.2</w:t>
            </w:r>
          </w:p>
        </w:tc>
        <w:tc>
          <w:tcPr>
            <w:tcW w:w="2018" w:type="dxa"/>
            <w:shd w:val="clear" w:color="auto" w:fill="auto"/>
            <w:vAlign w:val="center"/>
          </w:tcPr>
          <w:p w14:paraId="77EC1F8A" w14:textId="37F8EF6B"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w:t>
            </w:r>
            <w:r>
              <w:rPr>
                <w:rFonts w:ascii="Calibri" w:eastAsia="等线" w:hAnsi="Calibri" w:cs="Calibri"/>
                <w:color w:val="000000"/>
              </w:rPr>
              <w:t xml:space="preserve">.00 </w:t>
            </w:r>
            <w:r w:rsidRPr="00FD575C">
              <w:rPr>
                <w:rFonts w:ascii="Calibri" w:eastAsia="等线" w:hAnsi="Calibri" w:cs="Calibri"/>
                <w:color w:val="000000"/>
              </w:rPr>
              <w:t>(0.92,1.09)</w:t>
            </w:r>
          </w:p>
        </w:tc>
        <w:tc>
          <w:tcPr>
            <w:tcW w:w="278" w:type="dxa"/>
            <w:vAlign w:val="center"/>
          </w:tcPr>
          <w:p w14:paraId="3882F90E" w14:textId="77777777" w:rsidR="00FD575C" w:rsidRDefault="00FD575C" w:rsidP="003A766F">
            <w:pPr>
              <w:jc w:val="center"/>
              <w:rPr>
                <w:rFonts w:ascii="Calibri" w:eastAsia="等线" w:hAnsi="Calibri" w:cs="Times New Roman"/>
              </w:rPr>
            </w:pPr>
          </w:p>
        </w:tc>
        <w:tc>
          <w:tcPr>
            <w:tcW w:w="2385" w:type="dxa"/>
            <w:vAlign w:val="center"/>
          </w:tcPr>
          <w:p w14:paraId="139954BF" w14:textId="04F32519" w:rsidR="00FD575C" w:rsidRDefault="00FD575C" w:rsidP="003A766F">
            <w:pPr>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.83±0.1</w:t>
            </w:r>
          </w:p>
        </w:tc>
        <w:tc>
          <w:tcPr>
            <w:tcW w:w="1744" w:type="dxa"/>
            <w:vAlign w:val="center"/>
          </w:tcPr>
          <w:p w14:paraId="7C54E1E0" w14:textId="27BF1647" w:rsidR="00FD575C" w:rsidRDefault="00FD575C" w:rsidP="003A766F">
            <w:pPr>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.83±0.1</w:t>
            </w:r>
          </w:p>
        </w:tc>
        <w:tc>
          <w:tcPr>
            <w:tcW w:w="1744" w:type="dxa"/>
            <w:shd w:val="clear" w:color="auto" w:fill="auto"/>
            <w:vAlign w:val="center"/>
          </w:tcPr>
          <w:p w14:paraId="5F6A3AF2" w14:textId="0DA9E2DD"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1.06</w:t>
            </w:r>
            <w:r>
              <w:rPr>
                <w:rFonts w:ascii="Calibri" w:eastAsia="等线" w:hAnsi="Calibri" w:cs="Calibri"/>
                <w:color w:val="000000"/>
              </w:rPr>
              <w:t xml:space="preserve"> </w:t>
            </w:r>
            <w:r w:rsidRPr="00FD575C">
              <w:rPr>
                <w:rFonts w:ascii="Calibri" w:eastAsia="等线" w:hAnsi="Calibri" w:cs="Calibri"/>
                <w:color w:val="000000"/>
              </w:rPr>
              <w:t>(0.89,1.27)</w:t>
            </w:r>
          </w:p>
        </w:tc>
      </w:tr>
    </w:tbl>
    <w:p w14:paraId="6764BDE2" w14:textId="03821213" w:rsidR="001F373D" w:rsidRDefault="003A766F" w:rsidP="00CA7D31">
      <w:pPr>
        <w:rPr>
          <w:rFonts w:ascii="Calibri" w:eastAsia="等线" w:hAnsi="Calibri" w:cs="Times New Roman"/>
          <w:sz w:val="22"/>
        </w:rPr>
      </w:pPr>
      <w:r w:rsidRPr="003A766F">
        <w:rPr>
          <w:rFonts w:ascii="Calibri" w:eastAsia="等线" w:hAnsi="Calibri" w:cs="Times New Roman"/>
          <w:sz w:val="22"/>
        </w:rPr>
        <w:t>All results were adjusted for sex, age, education level, body mass index, smoking status, alcohol consumption, area SES</w:t>
      </w:r>
      <w:r w:rsidR="006A3B26">
        <w:rPr>
          <w:rFonts w:ascii="Calibri" w:eastAsia="等线" w:hAnsi="Calibri" w:cs="Times New Roman"/>
          <w:sz w:val="22"/>
        </w:rPr>
        <w:t xml:space="preserve"> using unconditional logistic regression models</w:t>
      </w:r>
      <w:r>
        <w:rPr>
          <w:rFonts w:ascii="Calibri" w:eastAsia="等线" w:hAnsi="Calibri" w:cs="Times New Roman"/>
          <w:sz w:val="22"/>
        </w:rPr>
        <w:t>.</w:t>
      </w:r>
    </w:p>
    <w:p w14:paraId="7B10BB1F" w14:textId="77777777" w:rsidR="009B5CED" w:rsidRDefault="009B5CED">
      <w:pPr>
        <w:widowControl/>
        <w:jc w:val="left"/>
        <w:rPr>
          <w:rFonts w:ascii="Calibri" w:eastAsia="等线" w:hAnsi="Calibri" w:cs="Times New Roman"/>
          <w:sz w:val="22"/>
        </w:rPr>
      </w:pPr>
    </w:p>
    <w:p w14:paraId="0BB667BF" w14:textId="77777777" w:rsidR="00E3422B" w:rsidRDefault="00E3422B">
      <w:pPr>
        <w:widowControl/>
        <w:jc w:val="left"/>
        <w:rPr>
          <w:rFonts w:ascii="Calibri" w:eastAsia="等线" w:hAnsi="Calibri" w:cs="Times New Roman"/>
          <w:sz w:val="22"/>
        </w:rPr>
      </w:pPr>
    </w:p>
    <w:p w14:paraId="504B3CB5" w14:textId="77777777" w:rsidR="00E3422B" w:rsidRDefault="00E3422B">
      <w:pPr>
        <w:widowControl/>
        <w:jc w:val="left"/>
        <w:rPr>
          <w:rFonts w:ascii="Calibri" w:eastAsia="等线" w:hAnsi="Calibri" w:cs="Times New Roman"/>
          <w:sz w:val="22"/>
        </w:rPr>
      </w:pPr>
    </w:p>
    <w:p w14:paraId="429862E8" w14:textId="77777777" w:rsidR="00E3422B" w:rsidRDefault="00E3422B">
      <w:pPr>
        <w:widowControl/>
        <w:jc w:val="left"/>
        <w:rPr>
          <w:rFonts w:ascii="Calibri" w:eastAsia="等线" w:hAnsi="Calibri" w:cs="Times New Roman"/>
          <w:sz w:val="22"/>
        </w:rPr>
      </w:pPr>
    </w:p>
    <w:p w14:paraId="75E4C284" w14:textId="77777777" w:rsidR="00E3422B" w:rsidRDefault="00E3422B">
      <w:pPr>
        <w:widowControl/>
        <w:jc w:val="left"/>
        <w:rPr>
          <w:rFonts w:ascii="Calibri" w:eastAsia="等线" w:hAnsi="Calibri" w:cs="Times New Roman"/>
          <w:sz w:val="22"/>
        </w:rPr>
        <w:sectPr w:rsidR="00E3422B" w:rsidSect="00794710">
          <w:pgSz w:w="16838" w:h="11906" w:orient="landscape"/>
          <w:pgMar w:top="1800" w:right="1440" w:bottom="1800" w:left="1440" w:header="851" w:footer="992" w:gutter="0"/>
          <w:cols w:space="425"/>
          <w:docGrid w:type="lines" w:linePitch="312"/>
        </w:sectPr>
      </w:pPr>
    </w:p>
    <w:p w14:paraId="3D45C599" w14:textId="77777777" w:rsidR="00E3422B" w:rsidRDefault="00E3422B">
      <w:pPr>
        <w:widowControl/>
        <w:jc w:val="left"/>
        <w:rPr>
          <w:rFonts w:ascii="Calibri" w:eastAsia="等线" w:hAnsi="Calibri" w:cs="Times New Roman"/>
          <w:sz w:val="22"/>
        </w:rPr>
      </w:pPr>
      <w:r w:rsidRPr="003C5C28">
        <w:rPr>
          <w:rFonts w:ascii="Calibri" w:eastAsia="等线" w:hAnsi="Calibri" w:cs="Times New Roman" w:hint="eastAsia"/>
          <w:b/>
          <w:bCs/>
          <w:sz w:val="22"/>
        </w:rPr>
        <w:lastRenderedPageBreak/>
        <w:t>Table</w:t>
      </w:r>
      <w:r w:rsidRPr="003C5C28">
        <w:rPr>
          <w:rFonts w:ascii="Calibri" w:eastAsia="等线" w:hAnsi="Calibri" w:cs="Times New Roman"/>
          <w:b/>
          <w:bCs/>
          <w:sz w:val="22"/>
        </w:rPr>
        <w:t xml:space="preserve"> </w:t>
      </w:r>
      <w:r w:rsidRPr="003C5C28">
        <w:rPr>
          <w:rFonts w:ascii="Calibri" w:eastAsia="等线" w:hAnsi="Calibri" w:cs="Times New Roman" w:hint="eastAsia"/>
          <w:b/>
          <w:bCs/>
          <w:sz w:val="22"/>
        </w:rPr>
        <w:t>S11</w:t>
      </w:r>
      <w:r>
        <w:rPr>
          <w:rFonts w:ascii="Calibri" w:eastAsia="等线" w:hAnsi="Calibri" w:cs="Times New Roman"/>
          <w:sz w:val="22"/>
        </w:rPr>
        <w:t xml:space="preserve"> </w:t>
      </w:r>
      <w:r>
        <w:rPr>
          <w:rFonts w:ascii="Calibri" w:eastAsia="等线" w:hAnsi="Calibri" w:cs="Times New Roman" w:hint="eastAsia"/>
          <w:sz w:val="22"/>
        </w:rPr>
        <w:t>Numeric</w:t>
      </w:r>
      <w:r>
        <w:rPr>
          <w:rFonts w:ascii="Calibri" w:eastAsia="等线" w:hAnsi="Calibri" w:cs="Times New Roman"/>
          <w:sz w:val="22"/>
        </w:rPr>
        <w:t xml:space="preserve"> </w:t>
      </w:r>
      <w:r>
        <w:rPr>
          <w:rFonts w:ascii="Calibri" w:eastAsia="等线" w:hAnsi="Calibri" w:cs="Times New Roman" w:hint="eastAsia"/>
          <w:sz w:val="22"/>
        </w:rPr>
        <w:t>results</w:t>
      </w:r>
      <w:r>
        <w:rPr>
          <w:rFonts w:ascii="Calibri" w:eastAsia="等线" w:hAnsi="Calibri" w:cs="Times New Roman"/>
          <w:sz w:val="22"/>
        </w:rPr>
        <w:t xml:space="preserve"> </w:t>
      </w:r>
      <w:r>
        <w:rPr>
          <w:rFonts w:ascii="Calibri" w:eastAsia="等线" w:hAnsi="Calibri" w:cs="Times New Roman" w:hint="eastAsia"/>
          <w:sz w:val="22"/>
        </w:rPr>
        <w:t>of</w:t>
      </w:r>
      <w:r>
        <w:rPr>
          <w:rFonts w:ascii="Calibri" w:eastAsia="等线" w:hAnsi="Calibri" w:cs="Times New Roman"/>
          <w:sz w:val="22"/>
        </w:rPr>
        <w:t xml:space="preserve"> the t</w:t>
      </w:r>
      <w:r w:rsidRPr="00E3422B">
        <w:rPr>
          <w:rFonts w:ascii="Calibri" w:eastAsia="等线" w:hAnsi="Calibri" w:cs="Times New Roman"/>
          <w:sz w:val="22"/>
        </w:rPr>
        <w:t>wo-pollutant model with the main effect of PM mass, absorbance, NO</w:t>
      </w:r>
      <w:r w:rsidRPr="00377D73">
        <w:rPr>
          <w:rFonts w:ascii="Calibri" w:eastAsia="等线" w:hAnsi="Calibri" w:cs="Times New Roman"/>
          <w:sz w:val="22"/>
          <w:vertAlign w:val="subscript"/>
        </w:rPr>
        <w:t>2</w:t>
      </w:r>
      <w:r w:rsidRPr="00E3422B">
        <w:rPr>
          <w:rFonts w:ascii="Calibri" w:eastAsia="等线" w:hAnsi="Calibri" w:cs="Times New Roman"/>
          <w:sz w:val="22"/>
        </w:rPr>
        <w:t>, NO</w:t>
      </w:r>
      <w:r w:rsidRPr="00377D73">
        <w:rPr>
          <w:rFonts w:ascii="Calibri" w:eastAsia="等线" w:hAnsi="Calibri" w:cs="Times New Roman"/>
          <w:sz w:val="22"/>
          <w:vertAlign w:val="subscript"/>
        </w:rPr>
        <w:t>x</w:t>
      </w:r>
      <w:r w:rsidRPr="00E3422B">
        <w:rPr>
          <w:rFonts w:ascii="Calibri" w:eastAsia="等线" w:hAnsi="Calibri" w:cs="Times New Roman"/>
          <w:sz w:val="22"/>
        </w:rPr>
        <w:t>, UFP, PM OP and PM elemental compositions.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843"/>
        <w:gridCol w:w="1701"/>
        <w:gridCol w:w="1701"/>
        <w:gridCol w:w="1842"/>
        <w:gridCol w:w="1843"/>
        <w:gridCol w:w="1843"/>
        <w:gridCol w:w="1762"/>
      </w:tblGrid>
      <w:tr w:rsidR="003C5C28" w14:paraId="21285816" w14:textId="77777777" w:rsidTr="00377D73">
        <w:tc>
          <w:tcPr>
            <w:tcW w:w="1413" w:type="dxa"/>
            <w:vMerge w:val="restart"/>
            <w:vAlign w:val="center"/>
          </w:tcPr>
          <w:p w14:paraId="16DEC762" w14:textId="5703EEEE" w:rsidR="003C5C28" w:rsidRDefault="003C5C28" w:rsidP="00377D73">
            <w:pPr>
              <w:widowControl/>
              <w:rPr>
                <w:rFonts w:ascii="Calibri" w:eastAsia="等线" w:hAnsi="Calibri" w:cs="Times New Roman"/>
              </w:rPr>
            </w:pPr>
            <w:r>
              <w:rPr>
                <w:rFonts w:ascii="Calibri" w:eastAsia="等线" w:hAnsi="Calibri" w:cs="Times New Roman" w:hint="eastAsia"/>
              </w:rPr>
              <w:t>E</w:t>
            </w:r>
            <w:r>
              <w:rPr>
                <w:rFonts w:ascii="Calibri" w:eastAsia="等线" w:hAnsi="Calibri" w:cs="Times New Roman"/>
              </w:rPr>
              <w:t>xposure</w:t>
            </w:r>
          </w:p>
        </w:tc>
        <w:tc>
          <w:tcPr>
            <w:tcW w:w="1843" w:type="dxa"/>
            <w:vMerge w:val="restart"/>
            <w:vAlign w:val="center"/>
          </w:tcPr>
          <w:p w14:paraId="7B93C1A1" w14:textId="39DEAEC3" w:rsidR="003C5C28" w:rsidRDefault="003C5C28" w:rsidP="00377D73">
            <w:pPr>
              <w:widowControl/>
              <w:rPr>
                <w:rFonts w:ascii="Calibri" w:eastAsia="等线" w:hAnsi="Calibri" w:cs="Times New Roman"/>
              </w:rPr>
            </w:pPr>
            <w:r>
              <w:rPr>
                <w:rFonts w:ascii="Calibri" w:eastAsia="等线" w:hAnsi="Calibri" w:cs="Times New Roman" w:hint="eastAsia"/>
              </w:rPr>
              <w:t>S</w:t>
            </w:r>
            <w:r>
              <w:rPr>
                <w:rFonts w:ascii="Calibri" w:eastAsia="等线" w:hAnsi="Calibri" w:cs="Times New Roman"/>
              </w:rPr>
              <w:t>ingle pollutant models</w:t>
            </w:r>
          </w:p>
        </w:tc>
        <w:tc>
          <w:tcPr>
            <w:tcW w:w="10692" w:type="dxa"/>
            <w:gridSpan w:val="6"/>
            <w:tcBorders>
              <w:bottom w:val="single" w:sz="4" w:space="0" w:color="auto"/>
            </w:tcBorders>
            <w:vAlign w:val="center"/>
          </w:tcPr>
          <w:p w14:paraId="6057BE31" w14:textId="0489E9E5" w:rsidR="003C5C28" w:rsidRDefault="003C5C28" w:rsidP="004247DB">
            <w:pPr>
              <w:widowControl/>
              <w:jc w:val="center"/>
              <w:rPr>
                <w:rFonts w:ascii="Calibri" w:eastAsia="等线" w:hAnsi="Calibri" w:cs="Times New Roman"/>
              </w:rPr>
            </w:pPr>
            <w:r>
              <w:rPr>
                <w:rFonts w:ascii="Calibri" w:eastAsia="等线" w:hAnsi="Calibri" w:cs="Times New Roman" w:hint="eastAsia"/>
              </w:rPr>
              <w:t>T</w:t>
            </w:r>
            <w:r>
              <w:rPr>
                <w:rFonts w:ascii="Calibri" w:eastAsia="等线" w:hAnsi="Calibri" w:cs="Times New Roman"/>
              </w:rPr>
              <w:t>wo-pollutant models</w:t>
            </w:r>
          </w:p>
        </w:tc>
      </w:tr>
      <w:tr w:rsidR="003C5C28" w14:paraId="206CE808" w14:textId="77777777" w:rsidTr="00377D73">
        <w:tc>
          <w:tcPr>
            <w:tcW w:w="1413" w:type="dxa"/>
            <w:vMerge/>
            <w:tcBorders>
              <w:bottom w:val="single" w:sz="4" w:space="0" w:color="auto"/>
            </w:tcBorders>
            <w:vAlign w:val="center"/>
          </w:tcPr>
          <w:p w14:paraId="23C80841" w14:textId="77777777" w:rsidR="003C5C28" w:rsidRDefault="003C5C28" w:rsidP="00377D73">
            <w:pPr>
              <w:widowControl/>
              <w:rPr>
                <w:rFonts w:ascii="Calibri" w:eastAsia="等线" w:hAnsi="Calibri" w:cs="Times New Roman"/>
              </w:rPr>
            </w:pPr>
          </w:p>
        </w:tc>
        <w:tc>
          <w:tcPr>
            <w:tcW w:w="1843" w:type="dxa"/>
            <w:vMerge/>
            <w:tcBorders>
              <w:bottom w:val="single" w:sz="4" w:space="0" w:color="auto"/>
            </w:tcBorders>
            <w:vAlign w:val="center"/>
          </w:tcPr>
          <w:p w14:paraId="4BF16B4C" w14:textId="77777777" w:rsidR="003C5C28" w:rsidRDefault="003C5C28" w:rsidP="00377D73">
            <w:pPr>
              <w:widowControl/>
              <w:rPr>
                <w:rFonts w:ascii="Calibri" w:eastAsia="等线" w:hAnsi="Calibri" w:cs="Times New Roman"/>
              </w:rPr>
            </w:pPr>
          </w:p>
        </w:tc>
        <w:tc>
          <w:tcPr>
            <w:tcW w:w="1701" w:type="dxa"/>
            <w:tcBorders>
              <w:top w:val="single" w:sz="4" w:space="0" w:color="auto"/>
              <w:bottom w:val="single" w:sz="4" w:space="0" w:color="auto"/>
            </w:tcBorders>
            <w:vAlign w:val="center"/>
          </w:tcPr>
          <w:p w14:paraId="07AE199B" w14:textId="186BB5A7" w:rsidR="003C5C28" w:rsidRDefault="003C5C28" w:rsidP="00377D73">
            <w:pPr>
              <w:widowControl/>
              <w:jc w:val="center"/>
              <w:rPr>
                <w:rFonts w:ascii="Calibri" w:eastAsia="等线" w:hAnsi="Calibri" w:cs="Times New Roman"/>
              </w:rPr>
            </w:pPr>
            <w:r>
              <w:rPr>
                <w:rFonts w:ascii="Calibri" w:eastAsia="等线" w:hAnsi="Calibri" w:cs="Times New Roman"/>
              </w:rPr>
              <w:t>Adjusted for PM</w:t>
            </w:r>
            <w:r w:rsidRPr="00E3422B">
              <w:rPr>
                <w:rFonts w:ascii="Calibri" w:eastAsia="等线" w:hAnsi="Calibri" w:cs="Times New Roman"/>
                <w:vertAlign w:val="subscript"/>
              </w:rPr>
              <w:t>10</w:t>
            </w:r>
          </w:p>
        </w:tc>
        <w:tc>
          <w:tcPr>
            <w:tcW w:w="1701" w:type="dxa"/>
            <w:tcBorders>
              <w:top w:val="single" w:sz="4" w:space="0" w:color="auto"/>
              <w:bottom w:val="single" w:sz="4" w:space="0" w:color="auto"/>
            </w:tcBorders>
            <w:vAlign w:val="center"/>
          </w:tcPr>
          <w:p w14:paraId="3D18FE5D" w14:textId="17811C11" w:rsidR="003C5C28" w:rsidRDefault="003C5C28" w:rsidP="00377D73">
            <w:pPr>
              <w:widowControl/>
              <w:jc w:val="center"/>
              <w:rPr>
                <w:rFonts w:ascii="Calibri" w:eastAsia="等线" w:hAnsi="Calibri" w:cs="Times New Roman"/>
              </w:rPr>
            </w:pPr>
            <w:r>
              <w:rPr>
                <w:rFonts w:ascii="Calibri" w:eastAsia="等线" w:hAnsi="Calibri" w:cs="Times New Roman" w:hint="eastAsia"/>
              </w:rPr>
              <w:t>A</w:t>
            </w:r>
            <w:r>
              <w:rPr>
                <w:rFonts w:ascii="Calibri" w:eastAsia="等线" w:hAnsi="Calibri" w:cs="Times New Roman"/>
              </w:rPr>
              <w:t>djusted for PM</w:t>
            </w:r>
            <w:r w:rsidRPr="00E3422B">
              <w:rPr>
                <w:rFonts w:ascii="Calibri" w:eastAsia="等线" w:hAnsi="Calibri" w:cs="Times New Roman"/>
                <w:vertAlign w:val="subscript"/>
              </w:rPr>
              <w:t>2.5</w:t>
            </w:r>
          </w:p>
        </w:tc>
        <w:tc>
          <w:tcPr>
            <w:tcW w:w="1842" w:type="dxa"/>
            <w:tcBorders>
              <w:top w:val="single" w:sz="4" w:space="0" w:color="auto"/>
              <w:bottom w:val="single" w:sz="4" w:space="0" w:color="auto"/>
            </w:tcBorders>
            <w:vAlign w:val="center"/>
          </w:tcPr>
          <w:p w14:paraId="02E31253" w14:textId="031A08F6" w:rsidR="003C5C28" w:rsidRDefault="003C5C28" w:rsidP="00377D73">
            <w:pPr>
              <w:widowControl/>
              <w:jc w:val="center"/>
              <w:rPr>
                <w:rFonts w:ascii="Calibri" w:eastAsia="等线" w:hAnsi="Calibri" w:cs="Times New Roman"/>
              </w:rPr>
            </w:pPr>
            <w:r>
              <w:rPr>
                <w:rFonts w:ascii="Calibri" w:eastAsia="等线" w:hAnsi="Calibri" w:cs="Times New Roman" w:hint="eastAsia"/>
              </w:rPr>
              <w:t>A</w:t>
            </w:r>
            <w:r>
              <w:rPr>
                <w:rFonts w:ascii="Calibri" w:eastAsia="等线" w:hAnsi="Calibri" w:cs="Times New Roman"/>
              </w:rPr>
              <w:t>djusted for PM</w:t>
            </w:r>
            <w:r w:rsidRPr="00E3422B">
              <w:rPr>
                <w:rFonts w:ascii="Calibri" w:eastAsia="等线" w:hAnsi="Calibri" w:cs="Times New Roman"/>
                <w:vertAlign w:val="subscript"/>
              </w:rPr>
              <w:t>coarse</w:t>
            </w:r>
          </w:p>
        </w:tc>
        <w:tc>
          <w:tcPr>
            <w:tcW w:w="1843" w:type="dxa"/>
            <w:tcBorders>
              <w:top w:val="single" w:sz="4" w:space="0" w:color="auto"/>
              <w:bottom w:val="single" w:sz="4" w:space="0" w:color="auto"/>
            </w:tcBorders>
            <w:vAlign w:val="center"/>
          </w:tcPr>
          <w:p w14:paraId="438DD007" w14:textId="10D727E9" w:rsidR="003C5C28" w:rsidRDefault="003C5C28" w:rsidP="00377D73">
            <w:pPr>
              <w:widowControl/>
              <w:jc w:val="center"/>
              <w:rPr>
                <w:rFonts w:ascii="Calibri" w:eastAsia="等线" w:hAnsi="Calibri" w:cs="Times New Roman"/>
              </w:rPr>
            </w:pPr>
            <w:r>
              <w:rPr>
                <w:rFonts w:ascii="Calibri" w:eastAsia="等线" w:hAnsi="Calibri" w:cs="Times New Roman" w:hint="eastAsia"/>
              </w:rPr>
              <w:t>A</w:t>
            </w:r>
            <w:r>
              <w:rPr>
                <w:rFonts w:ascii="Calibri" w:eastAsia="等线" w:hAnsi="Calibri" w:cs="Times New Roman"/>
              </w:rPr>
              <w:t>djusted for PM</w:t>
            </w:r>
            <w:r w:rsidRPr="00E3422B">
              <w:rPr>
                <w:rFonts w:ascii="Calibri" w:eastAsia="等线" w:hAnsi="Calibri" w:cs="Times New Roman"/>
                <w:vertAlign w:val="subscript"/>
              </w:rPr>
              <w:t>2.5</w:t>
            </w:r>
            <w:r>
              <w:rPr>
                <w:rFonts w:ascii="Calibri" w:eastAsia="等线" w:hAnsi="Calibri" w:cs="Times New Roman"/>
              </w:rPr>
              <w:t xml:space="preserve"> absorbance</w:t>
            </w:r>
          </w:p>
        </w:tc>
        <w:tc>
          <w:tcPr>
            <w:tcW w:w="1843" w:type="dxa"/>
            <w:tcBorders>
              <w:top w:val="single" w:sz="4" w:space="0" w:color="auto"/>
              <w:bottom w:val="single" w:sz="4" w:space="0" w:color="auto"/>
            </w:tcBorders>
            <w:vAlign w:val="center"/>
          </w:tcPr>
          <w:p w14:paraId="5C42BA24" w14:textId="6A93CF8A" w:rsidR="003C5C28" w:rsidRDefault="003C5C28" w:rsidP="00377D73">
            <w:pPr>
              <w:widowControl/>
              <w:jc w:val="center"/>
              <w:rPr>
                <w:rFonts w:ascii="Calibri" w:eastAsia="等线" w:hAnsi="Calibri" w:cs="Times New Roman"/>
              </w:rPr>
            </w:pPr>
            <w:r>
              <w:rPr>
                <w:rFonts w:ascii="Calibri" w:eastAsia="等线" w:hAnsi="Calibri" w:cs="Times New Roman" w:hint="eastAsia"/>
              </w:rPr>
              <w:t>A</w:t>
            </w:r>
            <w:r>
              <w:rPr>
                <w:rFonts w:ascii="Calibri" w:eastAsia="等线" w:hAnsi="Calibri" w:cs="Times New Roman"/>
              </w:rPr>
              <w:t>djusted for NO</w:t>
            </w:r>
            <w:r w:rsidRPr="00E3422B">
              <w:rPr>
                <w:rFonts w:ascii="Calibri" w:eastAsia="等线" w:hAnsi="Calibri" w:cs="Times New Roman"/>
                <w:vertAlign w:val="subscript"/>
              </w:rPr>
              <w:t>2</w:t>
            </w:r>
          </w:p>
        </w:tc>
        <w:tc>
          <w:tcPr>
            <w:tcW w:w="1762" w:type="dxa"/>
            <w:tcBorders>
              <w:top w:val="single" w:sz="4" w:space="0" w:color="auto"/>
              <w:bottom w:val="single" w:sz="4" w:space="0" w:color="auto"/>
            </w:tcBorders>
            <w:vAlign w:val="center"/>
          </w:tcPr>
          <w:p w14:paraId="06EBD592" w14:textId="7ECF9C26" w:rsidR="003C5C28" w:rsidRDefault="003C5C28" w:rsidP="00377D73">
            <w:pPr>
              <w:widowControl/>
              <w:jc w:val="center"/>
              <w:rPr>
                <w:rFonts w:ascii="Calibri" w:eastAsia="等线" w:hAnsi="Calibri" w:cs="Times New Roman"/>
              </w:rPr>
            </w:pPr>
            <w:r>
              <w:rPr>
                <w:rFonts w:ascii="Calibri" w:eastAsia="等线" w:hAnsi="Calibri" w:cs="Times New Roman" w:hint="eastAsia"/>
              </w:rPr>
              <w:t>A</w:t>
            </w:r>
            <w:r>
              <w:rPr>
                <w:rFonts w:ascii="Calibri" w:eastAsia="等线" w:hAnsi="Calibri" w:cs="Times New Roman"/>
              </w:rPr>
              <w:t>djusted for NO</w:t>
            </w:r>
            <w:r w:rsidRPr="00E3422B">
              <w:rPr>
                <w:rFonts w:ascii="Calibri" w:eastAsia="等线" w:hAnsi="Calibri" w:cs="Times New Roman"/>
                <w:vertAlign w:val="subscript"/>
              </w:rPr>
              <w:t>x</w:t>
            </w:r>
          </w:p>
        </w:tc>
      </w:tr>
      <w:tr w:rsidR="003C5C28" w14:paraId="774AF8D4" w14:textId="77777777" w:rsidTr="00377D73">
        <w:tc>
          <w:tcPr>
            <w:tcW w:w="1413" w:type="dxa"/>
            <w:tcBorders>
              <w:top w:val="single" w:sz="4" w:space="0" w:color="auto"/>
              <w:bottom w:val="nil"/>
            </w:tcBorders>
            <w:vAlign w:val="center"/>
          </w:tcPr>
          <w:p w14:paraId="0D0E31E8" w14:textId="268724D1"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10</w:t>
            </w:r>
          </w:p>
        </w:tc>
        <w:tc>
          <w:tcPr>
            <w:tcW w:w="1843" w:type="dxa"/>
            <w:tcBorders>
              <w:top w:val="single" w:sz="4" w:space="0" w:color="auto"/>
              <w:bottom w:val="nil"/>
            </w:tcBorders>
            <w:vAlign w:val="center"/>
          </w:tcPr>
          <w:p w14:paraId="749D5131" w14:textId="66D3298A" w:rsidR="003C5C28" w:rsidRDefault="003C5C28" w:rsidP="00377D73">
            <w:pPr>
              <w:widowControl/>
              <w:rPr>
                <w:rFonts w:ascii="Calibri" w:eastAsia="等线" w:hAnsi="Calibri" w:cs="Times New Roman"/>
              </w:rPr>
            </w:pPr>
            <w:r w:rsidRPr="00E26A13">
              <w:rPr>
                <w:rFonts w:ascii="Calibri" w:eastAsia="等线" w:hAnsi="Calibri" w:cs="Times New Roman"/>
              </w:rPr>
              <w:t>1.</w:t>
            </w:r>
            <w:r>
              <w:rPr>
                <w:rFonts w:ascii="Calibri" w:eastAsia="等线" w:hAnsi="Calibri" w:cs="Times New Roman"/>
              </w:rPr>
              <w:t>10</w:t>
            </w:r>
            <w:r w:rsidRPr="00E26A13">
              <w:rPr>
                <w:rFonts w:ascii="Calibri" w:eastAsia="等线" w:hAnsi="Calibri" w:cs="Times New Roman"/>
              </w:rPr>
              <w:t xml:space="preserve"> (</w:t>
            </w:r>
            <w:r>
              <w:rPr>
                <w:rFonts w:ascii="Calibri" w:eastAsia="等线" w:hAnsi="Calibri" w:cs="Times New Roman"/>
              </w:rPr>
              <w:t>1.04</w:t>
            </w:r>
            <w:r w:rsidRPr="00E26A13">
              <w:rPr>
                <w:rFonts w:ascii="Calibri" w:eastAsia="等线" w:hAnsi="Calibri" w:cs="Times New Roman"/>
              </w:rPr>
              <w:t>, 1.1</w:t>
            </w:r>
            <w:r>
              <w:rPr>
                <w:rFonts w:ascii="Calibri" w:eastAsia="等线" w:hAnsi="Calibri" w:cs="Times New Roman"/>
              </w:rPr>
              <w:t>6</w:t>
            </w:r>
            <w:r w:rsidRPr="00E26A13">
              <w:rPr>
                <w:rFonts w:ascii="Calibri" w:eastAsia="等线" w:hAnsi="Calibri" w:cs="Times New Roman"/>
              </w:rPr>
              <w:t>)</w:t>
            </w:r>
          </w:p>
        </w:tc>
        <w:tc>
          <w:tcPr>
            <w:tcW w:w="1701" w:type="dxa"/>
            <w:tcBorders>
              <w:top w:val="single" w:sz="4" w:space="0" w:color="auto"/>
              <w:bottom w:val="nil"/>
            </w:tcBorders>
            <w:vAlign w:val="center"/>
          </w:tcPr>
          <w:p w14:paraId="5240C2AE" w14:textId="144F86EE" w:rsidR="003C5C28" w:rsidRPr="002F3C4C" w:rsidRDefault="003C5C28" w:rsidP="00377D73">
            <w:pPr>
              <w:widowControl/>
              <w:rPr>
                <w:rFonts w:ascii="Calibri" w:eastAsia="等线" w:hAnsi="Calibri" w:cs="Calibri"/>
              </w:rPr>
            </w:pPr>
            <w:r>
              <w:rPr>
                <w:rFonts w:ascii="Calibri" w:eastAsia="等线" w:hAnsi="Calibri" w:cs="Calibri" w:hint="eastAsia"/>
              </w:rPr>
              <w:t>-</w:t>
            </w:r>
          </w:p>
        </w:tc>
        <w:tc>
          <w:tcPr>
            <w:tcW w:w="1701" w:type="dxa"/>
            <w:tcBorders>
              <w:top w:val="single" w:sz="4" w:space="0" w:color="auto"/>
              <w:bottom w:val="nil"/>
            </w:tcBorders>
            <w:shd w:val="clear" w:color="auto" w:fill="auto"/>
            <w:vAlign w:val="center"/>
          </w:tcPr>
          <w:p w14:paraId="19796D0C" w14:textId="6DC6EA98"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1.18</w:t>
            </w:r>
            <w:r>
              <w:rPr>
                <w:rFonts w:ascii="Calibri" w:eastAsia="等线" w:hAnsi="Calibri" w:cs="Calibri"/>
                <w:color w:val="000000"/>
              </w:rPr>
              <w:t xml:space="preserve"> </w:t>
            </w: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1.41)</w:t>
            </w:r>
          </w:p>
        </w:tc>
        <w:tc>
          <w:tcPr>
            <w:tcW w:w="1842" w:type="dxa"/>
            <w:tcBorders>
              <w:top w:val="single" w:sz="4" w:space="0" w:color="auto"/>
              <w:bottom w:val="nil"/>
            </w:tcBorders>
            <w:shd w:val="clear" w:color="auto" w:fill="auto"/>
            <w:vAlign w:val="center"/>
          </w:tcPr>
          <w:p w14:paraId="6259250C" w14:textId="0CBD18B1"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0.98</w:t>
            </w:r>
            <w:r>
              <w:rPr>
                <w:rFonts w:ascii="Calibri" w:eastAsia="等线" w:hAnsi="Calibri" w:cs="Calibri"/>
                <w:color w:val="000000"/>
              </w:rPr>
              <w:t xml:space="preserve"> </w:t>
            </w:r>
            <w:r w:rsidRPr="002F3C4C">
              <w:rPr>
                <w:rFonts w:ascii="Calibri" w:eastAsia="等线" w:hAnsi="Calibri" w:cs="Calibri"/>
                <w:color w:val="000000"/>
              </w:rPr>
              <w:t>(0.88,</w:t>
            </w:r>
            <w:r>
              <w:rPr>
                <w:rFonts w:ascii="Calibri" w:eastAsia="等线" w:hAnsi="Calibri" w:cs="Calibri"/>
                <w:color w:val="000000"/>
              </w:rPr>
              <w:t xml:space="preserve"> </w:t>
            </w:r>
            <w:r w:rsidRPr="002F3C4C">
              <w:rPr>
                <w:rFonts w:ascii="Calibri" w:eastAsia="等线" w:hAnsi="Calibri" w:cs="Calibri"/>
                <w:color w:val="000000"/>
              </w:rPr>
              <w:t>1.09)</w:t>
            </w:r>
          </w:p>
        </w:tc>
        <w:tc>
          <w:tcPr>
            <w:tcW w:w="1843" w:type="dxa"/>
            <w:tcBorders>
              <w:top w:val="single" w:sz="4" w:space="0" w:color="auto"/>
              <w:bottom w:val="nil"/>
            </w:tcBorders>
            <w:shd w:val="clear" w:color="auto" w:fill="auto"/>
            <w:vAlign w:val="center"/>
          </w:tcPr>
          <w:p w14:paraId="6B376AA7" w14:textId="6AED11DB"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(0.9</w:t>
            </w:r>
            <w:r>
              <w:rPr>
                <w:rFonts w:ascii="Calibri" w:eastAsia="等线" w:hAnsi="Calibri" w:cs="Calibri"/>
                <w:color w:val="000000"/>
              </w:rPr>
              <w:t>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1.07)</w:t>
            </w:r>
          </w:p>
        </w:tc>
        <w:tc>
          <w:tcPr>
            <w:tcW w:w="1843" w:type="dxa"/>
            <w:tcBorders>
              <w:top w:val="single" w:sz="4" w:space="0" w:color="auto"/>
              <w:bottom w:val="nil"/>
            </w:tcBorders>
            <w:shd w:val="clear" w:color="auto" w:fill="auto"/>
            <w:vAlign w:val="center"/>
          </w:tcPr>
          <w:p w14:paraId="10EF2656" w14:textId="50DAFBC6"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1.02</w:t>
            </w:r>
            <w:r>
              <w:rPr>
                <w:rFonts w:ascii="Calibri" w:eastAsia="等线" w:hAnsi="Calibri" w:cs="Calibri"/>
                <w:color w:val="000000"/>
              </w:rPr>
              <w:t xml:space="preserve"> </w:t>
            </w:r>
            <w:r w:rsidRPr="002F3C4C">
              <w:rPr>
                <w:rFonts w:ascii="Calibri" w:eastAsia="等线" w:hAnsi="Calibri" w:cs="Calibri"/>
                <w:color w:val="000000"/>
              </w:rPr>
              <w:t>(0.96,</w:t>
            </w:r>
            <w:r>
              <w:rPr>
                <w:rFonts w:ascii="Calibri" w:eastAsia="等线" w:hAnsi="Calibri" w:cs="Calibri"/>
                <w:color w:val="000000"/>
              </w:rPr>
              <w:t xml:space="preserve"> </w:t>
            </w:r>
            <w:r w:rsidRPr="002F3C4C">
              <w:rPr>
                <w:rFonts w:ascii="Calibri" w:eastAsia="等线" w:hAnsi="Calibri" w:cs="Calibri"/>
                <w:color w:val="000000"/>
              </w:rPr>
              <w:t>1.09)</w:t>
            </w:r>
          </w:p>
        </w:tc>
        <w:tc>
          <w:tcPr>
            <w:tcW w:w="1762" w:type="dxa"/>
            <w:tcBorders>
              <w:top w:val="single" w:sz="4" w:space="0" w:color="auto"/>
              <w:bottom w:val="nil"/>
            </w:tcBorders>
            <w:shd w:val="clear" w:color="auto" w:fill="auto"/>
            <w:vAlign w:val="center"/>
          </w:tcPr>
          <w:p w14:paraId="419E7713" w14:textId="7C123C8E"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1.04</w:t>
            </w:r>
            <w:r>
              <w:rPr>
                <w:rFonts w:ascii="Calibri" w:eastAsia="等线" w:hAnsi="Calibri" w:cs="Calibri"/>
                <w:color w:val="000000"/>
              </w:rPr>
              <w:t xml:space="preserve"> </w:t>
            </w:r>
            <w:r w:rsidRPr="002F3C4C">
              <w:rPr>
                <w:rFonts w:ascii="Calibri" w:eastAsia="等线" w:hAnsi="Calibri" w:cs="Calibri"/>
                <w:color w:val="000000"/>
              </w:rPr>
              <w:t>(0.97,</w:t>
            </w:r>
            <w:r>
              <w:rPr>
                <w:rFonts w:ascii="Calibri" w:eastAsia="等线" w:hAnsi="Calibri" w:cs="Calibri"/>
                <w:color w:val="000000"/>
              </w:rPr>
              <w:t xml:space="preserve"> </w:t>
            </w:r>
            <w:r w:rsidRPr="002F3C4C">
              <w:rPr>
                <w:rFonts w:ascii="Calibri" w:eastAsia="等线" w:hAnsi="Calibri" w:cs="Calibri"/>
                <w:color w:val="000000"/>
              </w:rPr>
              <w:t>1.12)</w:t>
            </w:r>
          </w:p>
        </w:tc>
      </w:tr>
      <w:tr w:rsidR="003C5C28" w14:paraId="64FB4381" w14:textId="77777777" w:rsidTr="00377D73">
        <w:tc>
          <w:tcPr>
            <w:tcW w:w="1413" w:type="dxa"/>
            <w:tcBorders>
              <w:top w:val="nil"/>
            </w:tcBorders>
            <w:vAlign w:val="center"/>
          </w:tcPr>
          <w:p w14:paraId="1238D08F" w14:textId="15367A09"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2.5</w:t>
            </w:r>
          </w:p>
        </w:tc>
        <w:tc>
          <w:tcPr>
            <w:tcW w:w="1843" w:type="dxa"/>
            <w:tcBorders>
              <w:top w:val="nil"/>
            </w:tcBorders>
            <w:vAlign w:val="center"/>
          </w:tcPr>
          <w:p w14:paraId="28A5B506" w14:textId="4DED80AD" w:rsidR="003C5C28" w:rsidRDefault="003C5C28" w:rsidP="00377D73">
            <w:pPr>
              <w:widowControl/>
              <w:rPr>
                <w:rFonts w:ascii="Calibri" w:eastAsia="等线" w:hAnsi="Calibri" w:cs="Times New Roman"/>
              </w:rPr>
            </w:pPr>
            <w:r w:rsidRPr="00E26A13">
              <w:rPr>
                <w:rFonts w:ascii="Calibri" w:eastAsia="等线" w:hAnsi="Calibri" w:cs="Times New Roman" w:hint="eastAsia"/>
              </w:rPr>
              <w:t>1</w:t>
            </w:r>
            <w:r w:rsidRPr="00E26A13">
              <w:rPr>
                <w:rFonts w:ascii="Calibri" w:eastAsia="等线" w:hAnsi="Calibri" w:cs="Times New Roman"/>
              </w:rPr>
              <w:t>.0</w:t>
            </w:r>
            <w:r>
              <w:rPr>
                <w:rFonts w:ascii="Calibri" w:eastAsia="等线" w:hAnsi="Calibri" w:cs="Times New Roman"/>
              </w:rPr>
              <w:t>5</w:t>
            </w:r>
            <w:r w:rsidRPr="00E26A13">
              <w:rPr>
                <w:rFonts w:ascii="Calibri" w:eastAsia="等线" w:hAnsi="Calibri" w:cs="Times New Roman"/>
              </w:rPr>
              <w:t xml:space="preserve"> (0.9</w:t>
            </w:r>
            <w:r>
              <w:rPr>
                <w:rFonts w:ascii="Calibri" w:eastAsia="等线" w:hAnsi="Calibri" w:cs="Times New Roman"/>
              </w:rPr>
              <w:t>2</w:t>
            </w:r>
            <w:r w:rsidRPr="00E26A13">
              <w:rPr>
                <w:rFonts w:ascii="Calibri" w:eastAsia="等线" w:hAnsi="Calibri" w:cs="Times New Roman"/>
              </w:rPr>
              <w:t>, 1.1</w:t>
            </w:r>
            <w:r>
              <w:rPr>
                <w:rFonts w:ascii="Calibri" w:eastAsia="等线" w:hAnsi="Calibri" w:cs="Times New Roman"/>
              </w:rPr>
              <w:t>0</w:t>
            </w:r>
            <w:r w:rsidRPr="00E26A13">
              <w:rPr>
                <w:rFonts w:ascii="Calibri" w:eastAsia="等线" w:hAnsi="Calibri" w:cs="Times New Roman"/>
              </w:rPr>
              <w:t>)</w:t>
            </w:r>
          </w:p>
        </w:tc>
        <w:tc>
          <w:tcPr>
            <w:tcW w:w="1701" w:type="dxa"/>
            <w:tcBorders>
              <w:top w:val="nil"/>
            </w:tcBorders>
            <w:shd w:val="clear" w:color="auto" w:fill="auto"/>
            <w:vAlign w:val="center"/>
          </w:tcPr>
          <w:p w14:paraId="781E6E0F" w14:textId="168C8D59"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0.94</w:t>
            </w:r>
            <w:r>
              <w:rPr>
                <w:rFonts w:ascii="Calibri" w:eastAsia="等线" w:hAnsi="Calibri" w:cs="Calibri"/>
                <w:color w:val="000000"/>
              </w:rPr>
              <w:t xml:space="preserve"> </w:t>
            </w:r>
            <w:r w:rsidRPr="002F3C4C">
              <w:rPr>
                <w:rFonts w:ascii="Calibri" w:eastAsia="等线" w:hAnsi="Calibri" w:cs="Calibri"/>
                <w:color w:val="000000"/>
              </w:rPr>
              <w:t>(0.81,</w:t>
            </w:r>
            <w:r>
              <w:rPr>
                <w:rFonts w:ascii="Calibri" w:eastAsia="等线" w:hAnsi="Calibri" w:cs="Calibri"/>
                <w:color w:val="000000"/>
              </w:rPr>
              <w:t xml:space="preserve"> </w:t>
            </w:r>
            <w:r w:rsidRPr="002F3C4C">
              <w:rPr>
                <w:rFonts w:ascii="Calibri" w:eastAsia="等线" w:hAnsi="Calibri" w:cs="Calibri"/>
                <w:color w:val="000000"/>
              </w:rPr>
              <w:t>1.10</w:t>
            </w:r>
            <w:r>
              <w:rPr>
                <w:rFonts w:ascii="Calibri" w:eastAsia="等线" w:hAnsi="Calibri" w:cs="Calibri" w:hint="eastAsia"/>
                <w:color w:val="000000"/>
              </w:rPr>
              <w:t>)</w:t>
            </w:r>
          </w:p>
        </w:tc>
        <w:tc>
          <w:tcPr>
            <w:tcW w:w="1701" w:type="dxa"/>
            <w:tcBorders>
              <w:top w:val="nil"/>
            </w:tcBorders>
            <w:shd w:val="clear" w:color="auto" w:fill="auto"/>
            <w:vAlign w:val="center"/>
          </w:tcPr>
          <w:p w14:paraId="42712F35" w14:textId="49F8270F" w:rsidR="003C5C28" w:rsidRPr="002F3C4C" w:rsidRDefault="003C5C28" w:rsidP="00377D73">
            <w:pPr>
              <w:widowControl/>
              <w:rPr>
                <w:rFonts w:ascii="Calibri" w:eastAsia="等线" w:hAnsi="Calibri" w:cs="Calibri"/>
              </w:rPr>
            </w:pPr>
            <w:r>
              <w:rPr>
                <w:rFonts w:ascii="Calibri" w:eastAsia="等线" w:hAnsi="Calibri" w:cs="Calibri" w:hint="eastAsia"/>
              </w:rPr>
              <w:t>-</w:t>
            </w:r>
          </w:p>
        </w:tc>
        <w:tc>
          <w:tcPr>
            <w:tcW w:w="1842" w:type="dxa"/>
            <w:tcBorders>
              <w:top w:val="nil"/>
            </w:tcBorders>
            <w:shd w:val="clear" w:color="auto" w:fill="auto"/>
            <w:vAlign w:val="center"/>
          </w:tcPr>
          <w:p w14:paraId="0B2CE48A" w14:textId="4D8ED6C9"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0.91</w:t>
            </w:r>
            <w:r>
              <w:rPr>
                <w:rFonts w:ascii="Calibri" w:eastAsia="等线" w:hAnsi="Calibri" w:cs="Calibri"/>
                <w:color w:val="000000"/>
              </w:rPr>
              <w:t xml:space="preserve"> </w:t>
            </w:r>
            <w:r w:rsidRPr="002F3C4C">
              <w:rPr>
                <w:rFonts w:ascii="Calibri" w:eastAsia="等线" w:hAnsi="Calibri" w:cs="Calibri"/>
                <w:color w:val="000000"/>
              </w:rPr>
              <w:t>(0.84,</w:t>
            </w:r>
            <w:r>
              <w:rPr>
                <w:rFonts w:ascii="Calibri" w:eastAsia="等线" w:hAnsi="Calibri" w:cs="Calibri"/>
                <w:color w:val="000000"/>
              </w:rPr>
              <w:t xml:space="preserve"> </w:t>
            </w:r>
            <w:r w:rsidRPr="002F3C4C">
              <w:rPr>
                <w:rFonts w:ascii="Calibri" w:eastAsia="等线" w:hAnsi="Calibri" w:cs="Calibri"/>
                <w:color w:val="000000"/>
              </w:rPr>
              <w:t>0.98)</w:t>
            </w:r>
          </w:p>
        </w:tc>
        <w:tc>
          <w:tcPr>
            <w:tcW w:w="1843" w:type="dxa"/>
            <w:tcBorders>
              <w:top w:val="nil"/>
            </w:tcBorders>
            <w:shd w:val="clear" w:color="auto" w:fill="auto"/>
            <w:vAlign w:val="center"/>
          </w:tcPr>
          <w:p w14:paraId="477089BF" w14:textId="6F0BC173"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0.88</w:t>
            </w:r>
            <w:r>
              <w:rPr>
                <w:rFonts w:ascii="Calibri" w:eastAsia="等线" w:hAnsi="Calibri" w:cs="Calibri"/>
                <w:color w:val="000000"/>
              </w:rPr>
              <w:t xml:space="preserve"> </w:t>
            </w:r>
            <w:r w:rsidRPr="002F3C4C">
              <w:rPr>
                <w:rFonts w:ascii="Calibri" w:eastAsia="等线" w:hAnsi="Calibri" w:cs="Calibri"/>
                <w:color w:val="000000"/>
              </w:rPr>
              <w:t>(0.81,</w:t>
            </w:r>
            <w:r>
              <w:rPr>
                <w:rFonts w:ascii="Calibri" w:eastAsia="等线" w:hAnsi="Calibri" w:cs="Calibri"/>
                <w:color w:val="000000"/>
              </w:rPr>
              <w:t xml:space="preserve"> </w:t>
            </w:r>
            <w:r w:rsidRPr="002F3C4C">
              <w:rPr>
                <w:rFonts w:ascii="Calibri" w:eastAsia="等线" w:hAnsi="Calibri" w:cs="Calibri"/>
                <w:color w:val="000000"/>
              </w:rPr>
              <w:t>0.95)</w:t>
            </w:r>
          </w:p>
        </w:tc>
        <w:tc>
          <w:tcPr>
            <w:tcW w:w="1843" w:type="dxa"/>
            <w:tcBorders>
              <w:top w:val="nil"/>
            </w:tcBorders>
            <w:shd w:val="clear" w:color="auto" w:fill="auto"/>
            <w:vAlign w:val="center"/>
          </w:tcPr>
          <w:p w14:paraId="54484545" w14:textId="390293ED"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0.98</w:t>
            </w:r>
            <w:r>
              <w:rPr>
                <w:rFonts w:ascii="Calibri" w:eastAsia="等线" w:hAnsi="Calibri" w:cs="Calibri"/>
                <w:color w:val="000000"/>
              </w:rPr>
              <w:t xml:space="preserve"> </w:t>
            </w:r>
            <w:r w:rsidRPr="002F3C4C">
              <w:rPr>
                <w:rFonts w:ascii="Calibri" w:eastAsia="等线" w:hAnsi="Calibri" w:cs="Calibri"/>
                <w:color w:val="000000"/>
              </w:rPr>
              <w:t>(0.93,</w:t>
            </w:r>
            <w:r>
              <w:rPr>
                <w:rFonts w:ascii="Calibri" w:eastAsia="等线" w:hAnsi="Calibri" w:cs="Calibri"/>
                <w:color w:val="000000"/>
              </w:rPr>
              <w:t xml:space="preserve"> </w:t>
            </w:r>
            <w:r w:rsidRPr="002F3C4C">
              <w:rPr>
                <w:rFonts w:ascii="Calibri" w:eastAsia="等线" w:hAnsi="Calibri" w:cs="Calibri"/>
                <w:color w:val="000000"/>
              </w:rPr>
              <w:t>1.04)</w:t>
            </w:r>
          </w:p>
        </w:tc>
        <w:tc>
          <w:tcPr>
            <w:tcW w:w="1762" w:type="dxa"/>
            <w:tcBorders>
              <w:top w:val="nil"/>
            </w:tcBorders>
            <w:shd w:val="clear" w:color="auto" w:fill="auto"/>
            <w:vAlign w:val="center"/>
          </w:tcPr>
          <w:p w14:paraId="73963850" w14:textId="4FBA8685"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0.97</w:t>
            </w:r>
            <w:r>
              <w:rPr>
                <w:rFonts w:ascii="Calibri" w:eastAsia="等线" w:hAnsi="Calibri" w:cs="Calibri"/>
                <w:color w:val="000000"/>
              </w:rPr>
              <w:t xml:space="preserve"> </w:t>
            </w:r>
            <w:r w:rsidRPr="002F3C4C">
              <w:rPr>
                <w:rFonts w:ascii="Calibri" w:eastAsia="等线" w:hAnsi="Calibri" w:cs="Calibri"/>
                <w:color w:val="000000"/>
              </w:rPr>
              <w:t>(0.91,</w:t>
            </w:r>
            <w:r>
              <w:rPr>
                <w:rFonts w:ascii="Calibri" w:eastAsia="等线" w:hAnsi="Calibri" w:cs="Calibri"/>
                <w:color w:val="000000"/>
              </w:rPr>
              <w:t xml:space="preserve"> </w:t>
            </w:r>
            <w:r w:rsidRPr="002F3C4C">
              <w:rPr>
                <w:rFonts w:ascii="Calibri" w:eastAsia="等线" w:hAnsi="Calibri" w:cs="Calibri"/>
                <w:color w:val="000000"/>
              </w:rPr>
              <w:t>1.04)</w:t>
            </w:r>
          </w:p>
        </w:tc>
      </w:tr>
      <w:tr w:rsidR="003C5C28" w14:paraId="68CF5FF3" w14:textId="77777777" w:rsidTr="00377D73">
        <w:tc>
          <w:tcPr>
            <w:tcW w:w="1413" w:type="dxa"/>
            <w:vAlign w:val="center"/>
          </w:tcPr>
          <w:p w14:paraId="1659A22E" w14:textId="4AA20233"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Mcoarse</w:t>
            </w:r>
          </w:p>
        </w:tc>
        <w:tc>
          <w:tcPr>
            <w:tcW w:w="1843" w:type="dxa"/>
            <w:vAlign w:val="center"/>
          </w:tcPr>
          <w:p w14:paraId="07AF6AEC" w14:textId="2B6E5C1E" w:rsidR="003C5C28" w:rsidRDefault="003C5C28" w:rsidP="00377D73">
            <w:pPr>
              <w:widowControl/>
              <w:rPr>
                <w:rFonts w:ascii="Calibri" w:eastAsia="等线" w:hAnsi="Calibri" w:cs="Times New Roman"/>
              </w:rPr>
            </w:pPr>
            <w:r w:rsidRPr="00E26A13">
              <w:rPr>
                <w:rFonts w:ascii="Calibri" w:eastAsia="等线" w:hAnsi="Calibri" w:cs="Times New Roman" w:hint="eastAsia"/>
              </w:rPr>
              <w:t>1</w:t>
            </w:r>
            <w:r w:rsidRPr="00E26A13">
              <w:rPr>
                <w:rFonts w:ascii="Calibri" w:eastAsia="等线" w:hAnsi="Calibri" w:cs="Times New Roman"/>
              </w:rPr>
              <w:t>.06 (1.00, 1.12)</w:t>
            </w:r>
          </w:p>
        </w:tc>
        <w:tc>
          <w:tcPr>
            <w:tcW w:w="1701" w:type="dxa"/>
            <w:shd w:val="clear" w:color="auto" w:fill="auto"/>
            <w:vAlign w:val="center"/>
          </w:tcPr>
          <w:p w14:paraId="6FA599A7" w14:textId="2917594A"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1.15</w:t>
            </w:r>
            <w:r>
              <w:rPr>
                <w:rFonts w:ascii="Calibri" w:eastAsia="等线" w:hAnsi="Calibri" w:cs="Calibri"/>
                <w:color w:val="000000"/>
              </w:rPr>
              <w:t xml:space="preserve"> </w:t>
            </w:r>
            <w:r w:rsidRPr="002F3C4C">
              <w:rPr>
                <w:rFonts w:ascii="Calibri" w:eastAsia="等线" w:hAnsi="Calibri" w:cs="Calibri"/>
                <w:color w:val="000000"/>
              </w:rPr>
              <w:t>(1.03,</w:t>
            </w:r>
            <w:r>
              <w:rPr>
                <w:rFonts w:ascii="Calibri" w:eastAsia="等线" w:hAnsi="Calibri" w:cs="Calibri"/>
                <w:color w:val="000000"/>
              </w:rPr>
              <w:t xml:space="preserve"> </w:t>
            </w:r>
            <w:r w:rsidRPr="002F3C4C">
              <w:rPr>
                <w:rFonts w:ascii="Calibri" w:eastAsia="等线" w:hAnsi="Calibri" w:cs="Calibri"/>
                <w:color w:val="000000"/>
              </w:rPr>
              <w:t>1.28)</w:t>
            </w:r>
          </w:p>
        </w:tc>
        <w:tc>
          <w:tcPr>
            <w:tcW w:w="1701" w:type="dxa"/>
            <w:shd w:val="clear" w:color="auto" w:fill="auto"/>
            <w:vAlign w:val="center"/>
          </w:tcPr>
          <w:p w14:paraId="3F04852B" w14:textId="1DBB16BA"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1.21</w:t>
            </w:r>
            <w:r>
              <w:rPr>
                <w:rFonts w:ascii="Calibri" w:eastAsia="等线" w:hAnsi="Calibri" w:cs="Calibri"/>
                <w:color w:val="000000"/>
              </w:rPr>
              <w:t xml:space="preserve"> </w:t>
            </w:r>
            <w:r w:rsidRPr="002F3C4C">
              <w:rPr>
                <w:rFonts w:ascii="Calibri" w:eastAsia="等线" w:hAnsi="Calibri" w:cs="Calibri"/>
                <w:color w:val="000000"/>
              </w:rPr>
              <w:t>(1.12,</w:t>
            </w:r>
            <w:r>
              <w:rPr>
                <w:rFonts w:ascii="Calibri" w:eastAsia="等线" w:hAnsi="Calibri" w:cs="Calibri"/>
                <w:color w:val="000000"/>
              </w:rPr>
              <w:t xml:space="preserve"> </w:t>
            </w:r>
            <w:r w:rsidRPr="002F3C4C">
              <w:rPr>
                <w:rFonts w:ascii="Calibri" w:eastAsia="等线" w:hAnsi="Calibri" w:cs="Calibri"/>
                <w:color w:val="000000"/>
              </w:rPr>
              <w:t>1.3</w:t>
            </w:r>
            <w:r>
              <w:rPr>
                <w:rFonts w:ascii="Calibri" w:eastAsia="等线" w:hAnsi="Calibri" w:cs="Calibri"/>
                <w:color w:val="000000"/>
              </w:rPr>
              <w:t>0</w:t>
            </w:r>
            <w:r w:rsidRPr="002F3C4C">
              <w:rPr>
                <w:rFonts w:ascii="Calibri" w:eastAsia="等线" w:hAnsi="Calibri" w:cs="Calibri"/>
                <w:color w:val="000000"/>
              </w:rPr>
              <w:t>)</w:t>
            </w:r>
          </w:p>
        </w:tc>
        <w:tc>
          <w:tcPr>
            <w:tcW w:w="1842" w:type="dxa"/>
            <w:shd w:val="clear" w:color="auto" w:fill="auto"/>
            <w:vAlign w:val="center"/>
          </w:tcPr>
          <w:p w14:paraId="2B7592DF" w14:textId="4FFF590B" w:rsidR="003C5C28" w:rsidRPr="002F3C4C" w:rsidRDefault="003C5C28" w:rsidP="00377D73">
            <w:pPr>
              <w:widowControl/>
              <w:rPr>
                <w:rFonts w:ascii="Calibri" w:eastAsia="等线" w:hAnsi="Calibri" w:cs="Calibri"/>
              </w:rPr>
            </w:pPr>
            <w:r>
              <w:rPr>
                <w:rFonts w:ascii="Calibri" w:eastAsia="等线" w:hAnsi="Calibri" w:cs="Calibri" w:hint="eastAsia"/>
              </w:rPr>
              <w:t>-</w:t>
            </w:r>
          </w:p>
        </w:tc>
        <w:tc>
          <w:tcPr>
            <w:tcW w:w="1843" w:type="dxa"/>
            <w:shd w:val="clear" w:color="auto" w:fill="auto"/>
            <w:vAlign w:val="center"/>
          </w:tcPr>
          <w:p w14:paraId="03FEEFDC" w14:textId="4F0082FF"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1.06</w:t>
            </w:r>
            <w:r>
              <w:rPr>
                <w:rFonts w:ascii="Calibri" w:eastAsia="等线" w:hAnsi="Calibri" w:cs="Calibri"/>
                <w:color w:val="000000"/>
              </w:rPr>
              <w:t xml:space="preserve"> </w:t>
            </w:r>
            <w:r w:rsidRPr="002F3C4C">
              <w:rPr>
                <w:rFonts w:ascii="Calibri" w:eastAsia="等线" w:hAnsi="Calibri" w:cs="Calibri"/>
                <w:color w:val="000000"/>
              </w:rPr>
              <w:t>(0.98,</w:t>
            </w:r>
            <w:r>
              <w:rPr>
                <w:rFonts w:ascii="Calibri" w:eastAsia="等线" w:hAnsi="Calibri" w:cs="Calibri"/>
                <w:color w:val="000000"/>
              </w:rPr>
              <w:t xml:space="preserve"> </w:t>
            </w:r>
            <w:r w:rsidRPr="002F3C4C">
              <w:rPr>
                <w:rFonts w:ascii="Calibri" w:eastAsia="等线" w:hAnsi="Calibri" w:cs="Calibri"/>
                <w:color w:val="000000"/>
              </w:rPr>
              <w:t>1.14)</w:t>
            </w:r>
          </w:p>
        </w:tc>
        <w:tc>
          <w:tcPr>
            <w:tcW w:w="1843" w:type="dxa"/>
            <w:shd w:val="clear" w:color="auto" w:fill="auto"/>
            <w:vAlign w:val="center"/>
          </w:tcPr>
          <w:p w14:paraId="58903D17" w14:textId="7C4BA8D4"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1.04</w:t>
            </w:r>
            <w:r>
              <w:rPr>
                <w:rFonts w:ascii="Calibri" w:eastAsia="等线" w:hAnsi="Calibri" w:cs="Calibri"/>
                <w:color w:val="000000"/>
              </w:rPr>
              <w:t xml:space="preserve"> </w:t>
            </w:r>
            <w:r w:rsidRPr="002F3C4C">
              <w:rPr>
                <w:rFonts w:ascii="Calibri" w:eastAsia="等线" w:hAnsi="Calibri" w:cs="Calibri"/>
                <w:color w:val="000000"/>
              </w:rPr>
              <w:t>(0.97,</w:t>
            </w:r>
            <w:r>
              <w:rPr>
                <w:rFonts w:ascii="Calibri" w:eastAsia="等线" w:hAnsi="Calibri" w:cs="Calibri"/>
                <w:color w:val="000000"/>
              </w:rPr>
              <w:t xml:space="preserve"> </w:t>
            </w:r>
            <w:r w:rsidRPr="002F3C4C">
              <w:rPr>
                <w:rFonts w:ascii="Calibri" w:eastAsia="等线" w:hAnsi="Calibri" w:cs="Calibri"/>
                <w:color w:val="000000"/>
              </w:rPr>
              <w:t>1.11)</w:t>
            </w:r>
          </w:p>
        </w:tc>
        <w:tc>
          <w:tcPr>
            <w:tcW w:w="1762" w:type="dxa"/>
            <w:shd w:val="clear" w:color="auto" w:fill="auto"/>
            <w:vAlign w:val="center"/>
          </w:tcPr>
          <w:p w14:paraId="30849185" w14:textId="1F5CA80E"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1.09</w:t>
            </w:r>
            <w:r>
              <w:rPr>
                <w:rFonts w:ascii="Calibri" w:eastAsia="等线" w:hAnsi="Calibri" w:cs="Calibri"/>
                <w:color w:val="000000"/>
              </w:rPr>
              <w:t xml:space="preserve"> </w:t>
            </w:r>
            <w:r w:rsidRPr="002F3C4C">
              <w:rPr>
                <w:rFonts w:ascii="Calibri" w:eastAsia="等线" w:hAnsi="Calibri" w:cs="Calibri"/>
                <w:color w:val="000000"/>
              </w:rPr>
              <w:t>(1.01,</w:t>
            </w:r>
            <w:r>
              <w:rPr>
                <w:rFonts w:ascii="Calibri" w:eastAsia="等线" w:hAnsi="Calibri" w:cs="Calibri"/>
                <w:color w:val="000000"/>
              </w:rPr>
              <w:t xml:space="preserve"> </w:t>
            </w:r>
            <w:r w:rsidRPr="002F3C4C">
              <w:rPr>
                <w:rFonts w:ascii="Calibri" w:eastAsia="等线" w:hAnsi="Calibri" w:cs="Calibri"/>
                <w:color w:val="000000"/>
              </w:rPr>
              <w:t>1.17)</w:t>
            </w:r>
          </w:p>
        </w:tc>
      </w:tr>
      <w:tr w:rsidR="003C5C28" w14:paraId="185FAF9C" w14:textId="77777777" w:rsidTr="00377D73">
        <w:tc>
          <w:tcPr>
            <w:tcW w:w="1413" w:type="dxa"/>
            <w:vAlign w:val="center"/>
          </w:tcPr>
          <w:p w14:paraId="76A0D5CD" w14:textId="7A4D31E8"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2.5</w:t>
            </w:r>
            <w:r>
              <w:rPr>
                <w:rFonts w:ascii="Calibri" w:eastAsia="等线" w:hAnsi="Calibri" w:cs="Times New Roman"/>
              </w:rPr>
              <w:t xml:space="preserve"> absorbance</w:t>
            </w:r>
          </w:p>
        </w:tc>
        <w:tc>
          <w:tcPr>
            <w:tcW w:w="1843" w:type="dxa"/>
            <w:vAlign w:val="center"/>
          </w:tcPr>
          <w:p w14:paraId="1337023A" w14:textId="43D0BA9F" w:rsidR="003C5C28" w:rsidRDefault="003C5C28" w:rsidP="00377D73">
            <w:pPr>
              <w:widowControl/>
              <w:rPr>
                <w:rFonts w:ascii="Calibri" w:eastAsia="等线" w:hAnsi="Calibri" w:cs="Times New Roman"/>
              </w:rPr>
            </w:pPr>
            <w:r w:rsidRPr="00E26A13">
              <w:rPr>
                <w:rFonts w:ascii="Calibri" w:eastAsia="等线" w:hAnsi="Calibri" w:cs="Times New Roman"/>
              </w:rPr>
              <w:t>1.</w:t>
            </w:r>
            <w:r>
              <w:rPr>
                <w:rFonts w:ascii="Calibri" w:eastAsia="等线" w:hAnsi="Calibri" w:cs="Times New Roman"/>
              </w:rPr>
              <w:t>19</w:t>
            </w:r>
            <w:r w:rsidRPr="00E26A13">
              <w:rPr>
                <w:rFonts w:ascii="Calibri" w:eastAsia="等线" w:hAnsi="Calibri" w:cs="Times New Roman"/>
              </w:rPr>
              <w:t xml:space="preserve"> (1.</w:t>
            </w:r>
            <w:r>
              <w:rPr>
                <w:rFonts w:ascii="Calibri" w:eastAsia="等线" w:hAnsi="Calibri" w:cs="Times New Roman"/>
              </w:rPr>
              <w:t>10</w:t>
            </w:r>
            <w:r w:rsidRPr="00E26A13">
              <w:rPr>
                <w:rFonts w:ascii="Calibri" w:eastAsia="等线" w:hAnsi="Calibri" w:cs="Times New Roman"/>
              </w:rPr>
              <w:t>, 1.2</w:t>
            </w:r>
            <w:r>
              <w:rPr>
                <w:rFonts w:ascii="Calibri" w:eastAsia="等线" w:hAnsi="Calibri" w:cs="Times New Roman"/>
              </w:rPr>
              <w:t>8</w:t>
            </w:r>
            <w:r w:rsidRPr="00E26A13">
              <w:rPr>
                <w:rFonts w:ascii="Calibri" w:eastAsia="等线" w:hAnsi="Calibri" w:cs="Times New Roman"/>
              </w:rPr>
              <w:t>)</w:t>
            </w:r>
          </w:p>
        </w:tc>
        <w:tc>
          <w:tcPr>
            <w:tcW w:w="1701" w:type="dxa"/>
            <w:shd w:val="clear" w:color="auto" w:fill="auto"/>
            <w:vAlign w:val="center"/>
          </w:tcPr>
          <w:p w14:paraId="405D1C26" w14:textId="7FC92A12"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1.21</w:t>
            </w:r>
            <w:r>
              <w:rPr>
                <w:rFonts w:ascii="Calibri" w:eastAsia="等线" w:hAnsi="Calibri" w:cs="Calibri"/>
                <w:color w:val="000000"/>
              </w:rPr>
              <w:t xml:space="preserve"> </w:t>
            </w:r>
            <w:r w:rsidRPr="002F3C4C">
              <w:rPr>
                <w:rFonts w:ascii="Calibri" w:eastAsia="等线" w:hAnsi="Calibri" w:cs="Calibri"/>
                <w:color w:val="000000"/>
              </w:rPr>
              <w:t>(1.07,</w:t>
            </w:r>
            <w:r>
              <w:rPr>
                <w:rFonts w:ascii="Calibri" w:eastAsia="等线" w:hAnsi="Calibri" w:cs="Calibri"/>
                <w:color w:val="000000"/>
              </w:rPr>
              <w:t xml:space="preserve"> </w:t>
            </w:r>
            <w:r w:rsidRPr="002F3C4C">
              <w:rPr>
                <w:rFonts w:ascii="Calibri" w:eastAsia="等线" w:hAnsi="Calibri" w:cs="Calibri"/>
                <w:color w:val="000000"/>
              </w:rPr>
              <w:t>1.37)</w:t>
            </w:r>
          </w:p>
        </w:tc>
        <w:tc>
          <w:tcPr>
            <w:tcW w:w="1701" w:type="dxa"/>
            <w:shd w:val="clear" w:color="auto" w:fill="auto"/>
            <w:vAlign w:val="center"/>
          </w:tcPr>
          <w:p w14:paraId="4F0DB6AB" w14:textId="640779C2"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1.35</w:t>
            </w:r>
            <w:r>
              <w:rPr>
                <w:rFonts w:ascii="Calibri" w:eastAsia="等线" w:hAnsi="Calibri" w:cs="Calibri"/>
                <w:color w:val="000000"/>
              </w:rPr>
              <w:t xml:space="preserve"> </w:t>
            </w:r>
            <w:r w:rsidRPr="002F3C4C">
              <w:rPr>
                <w:rFonts w:ascii="Calibri" w:eastAsia="等线" w:hAnsi="Calibri" w:cs="Calibri"/>
                <w:color w:val="000000"/>
              </w:rPr>
              <w:t>(1.22,</w:t>
            </w:r>
            <w:r>
              <w:rPr>
                <w:rFonts w:ascii="Calibri" w:eastAsia="等线" w:hAnsi="Calibri" w:cs="Calibri"/>
                <w:color w:val="000000"/>
              </w:rPr>
              <w:t xml:space="preserve"> </w:t>
            </w:r>
            <w:r w:rsidRPr="002F3C4C">
              <w:rPr>
                <w:rFonts w:ascii="Calibri" w:eastAsia="等线" w:hAnsi="Calibri" w:cs="Calibri"/>
                <w:color w:val="000000"/>
              </w:rPr>
              <w:t>1.51)</w:t>
            </w:r>
          </w:p>
        </w:tc>
        <w:tc>
          <w:tcPr>
            <w:tcW w:w="1842" w:type="dxa"/>
            <w:shd w:val="clear" w:color="auto" w:fill="auto"/>
            <w:vAlign w:val="center"/>
          </w:tcPr>
          <w:p w14:paraId="5C25A84B" w14:textId="5CB8535C"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1.13</w:t>
            </w:r>
            <w:r>
              <w:rPr>
                <w:rFonts w:ascii="Calibri" w:eastAsia="等线" w:hAnsi="Calibri" w:cs="Calibri"/>
                <w:color w:val="000000"/>
              </w:rPr>
              <w:t xml:space="preserve"> </w:t>
            </w:r>
            <w:r w:rsidRPr="002F3C4C">
              <w:rPr>
                <w:rFonts w:ascii="Calibri" w:eastAsia="等线" w:hAnsi="Calibri" w:cs="Calibri"/>
                <w:color w:val="000000"/>
              </w:rPr>
              <w:t>(1.02,</w:t>
            </w:r>
            <w:r>
              <w:rPr>
                <w:rFonts w:ascii="Calibri" w:eastAsia="等线" w:hAnsi="Calibri" w:cs="Calibri"/>
                <w:color w:val="000000"/>
              </w:rPr>
              <w:t xml:space="preserve"> </w:t>
            </w:r>
            <w:r w:rsidRPr="002F3C4C">
              <w:rPr>
                <w:rFonts w:ascii="Calibri" w:eastAsia="等线" w:hAnsi="Calibri" w:cs="Calibri"/>
                <w:color w:val="000000"/>
              </w:rPr>
              <w:t>1.26)</w:t>
            </w:r>
          </w:p>
        </w:tc>
        <w:tc>
          <w:tcPr>
            <w:tcW w:w="1843" w:type="dxa"/>
            <w:shd w:val="clear" w:color="auto" w:fill="auto"/>
            <w:vAlign w:val="center"/>
          </w:tcPr>
          <w:p w14:paraId="6C198794" w14:textId="1207D8BC" w:rsidR="003C5C28" w:rsidRPr="002F3C4C" w:rsidRDefault="003C5C28" w:rsidP="00377D73">
            <w:pPr>
              <w:widowControl/>
              <w:rPr>
                <w:rFonts w:ascii="Calibri" w:eastAsia="等线" w:hAnsi="Calibri" w:cs="Calibri"/>
              </w:rPr>
            </w:pPr>
            <w:r>
              <w:rPr>
                <w:rFonts w:ascii="Calibri" w:eastAsia="等线" w:hAnsi="Calibri" w:cs="Calibri" w:hint="eastAsia"/>
              </w:rPr>
              <w:t>-</w:t>
            </w:r>
          </w:p>
        </w:tc>
        <w:tc>
          <w:tcPr>
            <w:tcW w:w="1843" w:type="dxa"/>
            <w:shd w:val="clear" w:color="auto" w:fill="auto"/>
            <w:vAlign w:val="center"/>
          </w:tcPr>
          <w:p w14:paraId="2BB62DD9" w14:textId="67370F6C"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1.03</w:t>
            </w:r>
            <w:r>
              <w:rPr>
                <w:rFonts w:ascii="Calibri" w:eastAsia="等线" w:hAnsi="Calibri" w:cs="Calibri"/>
                <w:color w:val="000000"/>
              </w:rPr>
              <w:t xml:space="preserve"> </w:t>
            </w:r>
            <w:r w:rsidRPr="002F3C4C">
              <w:rPr>
                <w:rFonts w:ascii="Calibri" w:eastAsia="等线" w:hAnsi="Calibri" w:cs="Calibri"/>
                <w:color w:val="000000"/>
              </w:rPr>
              <w:t>(0.92,</w:t>
            </w:r>
            <w:r>
              <w:rPr>
                <w:rFonts w:ascii="Calibri" w:eastAsia="等线" w:hAnsi="Calibri" w:cs="Calibri"/>
                <w:color w:val="000000"/>
              </w:rPr>
              <w:t xml:space="preserve"> </w:t>
            </w:r>
            <w:r w:rsidRPr="002F3C4C">
              <w:rPr>
                <w:rFonts w:ascii="Calibri" w:eastAsia="等线" w:hAnsi="Calibri" w:cs="Calibri"/>
                <w:color w:val="000000"/>
              </w:rPr>
              <w:t>1.16)</w:t>
            </w:r>
          </w:p>
        </w:tc>
        <w:tc>
          <w:tcPr>
            <w:tcW w:w="1762" w:type="dxa"/>
            <w:shd w:val="clear" w:color="auto" w:fill="auto"/>
            <w:vAlign w:val="center"/>
          </w:tcPr>
          <w:p w14:paraId="0709A731" w14:textId="034A3634"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1.18</w:t>
            </w:r>
            <w:r>
              <w:rPr>
                <w:rFonts w:ascii="Calibri" w:eastAsia="等线" w:hAnsi="Calibri" w:cs="Calibri"/>
                <w:color w:val="000000"/>
              </w:rPr>
              <w:t xml:space="preserve"> </w:t>
            </w:r>
            <w:r w:rsidRPr="002F3C4C">
              <w:rPr>
                <w:rFonts w:ascii="Calibri" w:eastAsia="等线" w:hAnsi="Calibri" w:cs="Calibri"/>
                <w:color w:val="000000"/>
              </w:rPr>
              <w:t>(1.04,</w:t>
            </w:r>
            <w:r>
              <w:rPr>
                <w:rFonts w:ascii="Calibri" w:eastAsia="等线" w:hAnsi="Calibri" w:cs="Calibri"/>
                <w:color w:val="000000"/>
              </w:rPr>
              <w:t xml:space="preserve"> </w:t>
            </w:r>
            <w:r w:rsidRPr="002F3C4C">
              <w:rPr>
                <w:rFonts w:ascii="Calibri" w:eastAsia="等线" w:hAnsi="Calibri" w:cs="Calibri"/>
                <w:color w:val="000000"/>
              </w:rPr>
              <w:t>1.34)</w:t>
            </w:r>
          </w:p>
        </w:tc>
      </w:tr>
      <w:tr w:rsidR="003C5C28" w14:paraId="6B839436" w14:textId="77777777" w:rsidTr="00377D73">
        <w:tc>
          <w:tcPr>
            <w:tcW w:w="1413" w:type="dxa"/>
            <w:vAlign w:val="center"/>
          </w:tcPr>
          <w:p w14:paraId="29E0BEFA" w14:textId="7E43F9C0" w:rsidR="003C5C28" w:rsidRDefault="003C5C28" w:rsidP="00377D73">
            <w:pPr>
              <w:widowControl/>
              <w:rPr>
                <w:rFonts w:ascii="Calibri" w:eastAsia="等线" w:hAnsi="Calibri" w:cs="Times New Roman"/>
              </w:rPr>
            </w:pPr>
            <w:r>
              <w:rPr>
                <w:rFonts w:ascii="Calibri" w:eastAsia="等线" w:hAnsi="Calibri" w:cs="Times New Roman" w:hint="eastAsia"/>
              </w:rPr>
              <w:t>N</w:t>
            </w:r>
            <w:r>
              <w:rPr>
                <w:rFonts w:ascii="Calibri" w:eastAsia="等线" w:hAnsi="Calibri" w:cs="Times New Roman"/>
              </w:rPr>
              <w:t>O</w:t>
            </w:r>
            <w:r w:rsidRPr="002F3C4C">
              <w:rPr>
                <w:rFonts w:ascii="Calibri" w:eastAsia="等线" w:hAnsi="Calibri" w:cs="Times New Roman"/>
                <w:vertAlign w:val="subscript"/>
              </w:rPr>
              <w:t>2</w:t>
            </w:r>
          </w:p>
        </w:tc>
        <w:tc>
          <w:tcPr>
            <w:tcW w:w="1843" w:type="dxa"/>
            <w:vAlign w:val="center"/>
          </w:tcPr>
          <w:p w14:paraId="2E0B455A" w14:textId="399449CB" w:rsidR="003C5C28" w:rsidRDefault="003C5C28" w:rsidP="00377D73">
            <w:pPr>
              <w:widowControl/>
              <w:rPr>
                <w:rFonts w:ascii="Calibri" w:eastAsia="等线" w:hAnsi="Calibri" w:cs="Times New Roman"/>
              </w:rPr>
            </w:pPr>
            <w:r w:rsidRPr="00E26A13">
              <w:rPr>
                <w:rFonts w:ascii="Calibri" w:eastAsia="等线" w:hAnsi="Calibri" w:cs="Times New Roman"/>
              </w:rPr>
              <w:t>1.2</w:t>
            </w:r>
            <w:r>
              <w:rPr>
                <w:rFonts w:ascii="Calibri" w:eastAsia="等线" w:hAnsi="Calibri" w:cs="Times New Roman"/>
              </w:rPr>
              <w:t>5</w:t>
            </w:r>
            <w:r w:rsidRPr="00E26A13">
              <w:rPr>
                <w:rFonts w:ascii="Calibri" w:eastAsia="等线" w:hAnsi="Calibri" w:cs="Times New Roman"/>
              </w:rPr>
              <w:t xml:space="preserve"> (1.15, 1.34)</w:t>
            </w:r>
          </w:p>
        </w:tc>
        <w:tc>
          <w:tcPr>
            <w:tcW w:w="1701" w:type="dxa"/>
            <w:shd w:val="clear" w:color="auto" w:fill="auto"/>
            <w:vAlign w:val="center"/>
          </w:tcPr>
          <w:p w14:paraId="017060F2" w14:textId="635FEB99"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1.22</w:t>
            </w:r>
            <w:r>
              <w:rPr>
                <w:rFonts w:ascii="Calibri" w:eastAsia="等线" w:hAnsi="Calibri" w:cs="Calibri"/>
                <w:color w:val="000000"/>
              </w:rPr>
              <w:t xml:space="preserve"> </w:t>
            </w:r>
            <w:r w:rsidRPr="002F3C4C">
              <w:rPr>
                <w:rFonts w:ascii="Calibri" w:eastAsia="等线" w:hAnsi="Calibri" w:cs="Calibri"/>
                <w:color w:val="000000"/>
              </w:rPr>
              <w:t>(1.12,</w:t>
            </w:r>
            <w:r>
              <w:rPr>
                <w:rFonts w:ascii="Calibri" w:eastAsia="等线" w:hAnsi="Calibri" w:cs="Calibri"/>
                <w:color w:val="000000"/>
              </w:rPr>
              <w:t xml:space="preserve"> </w:t>
            </w:r>
            <w:r w:rsidRPr="002F3C4C">
              <w:rPr>
                <w:rFonts w:ascii="Calibri" w:eastAsia="等线" w:hAnsi="Calibri" w:cs="Calibri"/>
                <w:color w:val="000000"/>
              </w:rPr>
              <w:t>1.33)</w:t>
            </w:r>
          </w:p>
        </w:tc>
        <w:tc>
          <w:tcPr>
            <w:tcW w:w="1701" w:type="dxa"/>
            <w:shd w:val="clear" w:color="auto" w:fill="auto"/>
            <w:vAlign w:val="center"/>
          </w:tcPr>
          <w:p w14:paraId="4F43CFD2" w14:textId="07E7CE18"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1.25</w:t>
            </w:r>
            <w:r>
              <w:rPr>
                <w:rFonts w:ascii="Calibri" w:eastAsia="等线" w:hAnsi="Calibri" w:cs="Calibri"/>
                <w:color w:val="000000"/>
              </w:rPr>
              <w:t xml:space="preserve"> </w:t>
            </w:r>
            <w:r w:rsidRPr="002F3C4C">
              <w:rPr>
                <w:rFonts w:ascii="Calibri" w:eastAsia="等线" w:hAnsi="Calibri" w:cs="Calibri"/>
                <w:color w:val="000000"/>
              </w:rPr>
              <w:t>(1.16,</w:t>
            </w:r>
            <w:r>
              <w:rPr>
                <w:rFonts w:ascii="Calibri" w:eastAsia="等线" w:hAnsi="Calibri" w:cs="Calibri"/>
                <w:color w:val="000000"/>
              </w:rPr>
              <w:t xml:space="preserve"> </w:t>
            </w:r>
            <w:r w:rsidRPr="002F3C4C">
              <w:rPr>
                <w:rFonts w:ascii="Calibri" w:eastAsia="等线" w:hAnsi="Calibri" w:cs="Calibri"/>
                <w:color w:val="000000"/>
              </w:rPr>
              <w:t>1.35)</w:t>
            </w:r>
          </w:p>
        </w:tc>
        <w:tc>
          <w:tcPr>
            <w:tcW w:w="1842" w:type="dxa"/>
            <w:shd w:val="clear" w:color="auto" w:fill="auto"/>
            <w:vAlign w:val="center"/>
          </w:tcPr>
          <w:p w14:paraId="7788960F" w14:textId="7B87F79E"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1.2</w:t>
            </w:r>
            <w:r>
              <w:rPr>
                <w:rFonts w:ascii="Calibri" w:eastAsia="等线" w:hAnsi="Calibri" w:cs="Calibri"/>
                <w:color w:val="000000"/>
              </w:rPr>
              <w:t xml:space="preserve">0 </w:t>
            </w:r>
            <w:r w:rsidRPr="002F3C4C">
              <w:rPr>
                <w:rFonts w:ascii="Calibri" w:eastAsia="等线" w:hAnsi="Calibri" w:cs="Calibri"/>
                <w:color w:val="000000"/>
              </w:rPr>
              <w:t>(1.09,</w:t>
            </w:r>
            <w:r>
              <w:rPr>
                <w:rFonts w:ascii="Calibri" w:eastAsia="等线" w:hAnsi="Calibri" w:cs="Calibri"/>
                <w:color w:val="000000"/>
              </w:rPr>
              <w:t xml:space="preserve"> </w:t>
            </w:r>
            <w:r w:rsidRPr="002F3C4C">
              <w:rPr>
                <w:rFonts w:ascii="Calibri" w:eastAsia="等线" w:hAnsi="Calibri" w:cs="Calibri"/>
                <w:color w:val="000000"/>
              </w:rPr>
              <w:t>1.32)</w:t>
            </w:r>
          </w:p>
        </w:tc>
        <w:tc>
          <w:tcPr>
            <w:tcW w:w="1843" w:type="dxa"/>
            <w:shd w:val="clear" w:color="auto" w:fill="auto"/>
            <w:vAlign w:val="center"/>
          </w:tcPr>
          <w:p w14:paraId="1F88C8D9" w14:textId="768B9A91"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1.21</w:t>
            </w:r>
            <w:r>
              <w:rPr>
                <w:rFonts w:ascii="Calibri" w:eastAsia="等线" w:hAnsi="Calibri" w:cs="Calibri"/>
                <w:color w:val="000000"/>
              </w:rPr>
              <w:t xml:space="preserve"> </w:t>
            </w:r>
            <w:r w:rsidRPr="002F3C4C">
              <w:rPr>
                <w:rFonts w:ascii="Calibri" w:eastAsia="等线" w:hAnsi="Calibri" w:cs="Calibri"/>
                <w:color w:val="000000"/>
              </w:rPr>
              <w:t>(1.08,</w:t>
            </w:r>
            <w:r>
              <w:rPr>
                <w:rFonts w:ascii="Calibri" w:eastAsia="等线" w:hAnsi="Calibri" w:cs="Calibri"/>
                <w:color w:val="000000"/>
              </w:rPr>
              <w:t xml:space="preserve"> </w:t>
            </w:r>
            <w:r w:rsidRPr="002F3C4C">
              <w:rPr>
                <w:rFonts w:ascii="Calibri" w:eastAsia="等线" w:hAnsi="Calibri" w:cs="Calibri"/>
                <w:color w:val="000000"/>
              </w:rPr>
              <w:t>1.36)</w:t>
            </w:r>
          </w:p>
        </w:tc>
        <w:tc>
          <w:tcPr>
            <w:tcW w:w="1843" w:type="dxa"/>
            <w:shd w:val="clear" w:color="auto" w:fill="auto"/>
            <w:vAlign w:val="center"/>
          </w:tcPr>
          <w:p w14:paraId="4DF1C2E5" w14:textId="521260B0" w:rsidR="003C5C28" w:rsidRPr="002F3C4C" w:rsidRDefault="003C5C28" w:rsidP="00377D73">
            <w:pPr>
              <w:widowControl/>
              <w:rPr>
                <w:rFonts w:ascii="Calibri" w:eastAsia="等线" w:hAnsi="Calibri" w:cs="Calibri"/>
              </w:rPr>
            </w:pPr>
            <w:r>
              <w:rPr>
                <w:rFonts w:ascii="Calibri" w:eastAsia="等线" w:hAnsi="Calibri" w:cs="Calibri" w:hint="eastAsia"/>
              </w:rPr>
              <w:t>-</w:t>
            </w:r>
          </w:p>
        </w:tc>
        <w:tc>
          <w:tcPr>
            <w:tcW w:w="1762" w:type="dxa"/>
            <w:shd w:val="clear" w:color="auto" w:fill="auto"/>
            <w:vAlign w:val="center"/>
          </w:tcPr>
          <w:p w14:paraId="4ECEB85D" w14:textId="22D0D171"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1.33</w:t>
            </w:r>
            <w:r>
              <w:rPr>
                <w:rFonts w:ascii="Calibri" w:eastAsia="等线" w:hAnsi="Calibri" w:cs="Calibri"/>
                <w:color w:val="000000"/>
              </w:rPr>
              <w:t xml:space="preserve"> </w:t>
            </w:r>
            <w:r w:rsidRPr="002F3C4C">
              <w:rPr>
                <w:rFonts w:ascii="Calibri" w:eastAsia="等线" w:hAnsi="Calibri" w:cs="Calibri"/>
                <w:color w:val="000000"/>
              </w:rPr>
              <w:t>(1.17,</w:t>
            </w:r>
            <w:r>
              <w:rPr>
                <w:rFonts w:ascii="Calibri" w:eastAsia="等线" w:hAnsi="Calibri" w:cs="Calibri"/>
                <w:color w:val="000000"/>
              </w:rPr>
              <w:t xml:space="preserve"> </w:t>
            </w:r>
            <w:r w:rsidRPr="002F3C4C">
              <w:rPr>
                <w:rFonts w:ascii="Calibri" w:eastAsia="等线" w:hAnsi="Calibri" w:cs="Calibri"/>
                <w:color w:val="000000"/>
              </w:rPr>
              <w:t>1.53)</w:t>
            </w:r>
          </w:p>
        </w:tc>
      </w:tr>
      <w:tr w:rsidR="003C5C28" w14:paraId="1EF55C44" w14:textId="77777777" w:rsidTr="00377D73">
        <w:tc>
          <w:tcPr>
            <w:tcW w:w="1413" w:type="dxa"/>
            <w:vAlign w:val="center"/>
          </w:tcPr>
          <w:p w14:paraId="31D9BFF3" w14:textId="6420E53D" w:rsidR="003C5C28" w:rsidRDefault="003C5C28" w:rsidP="00377D73">
            <w:pPr>
              <w:widowControl/>
              <w:rPr>
                <w:rFonts w:ascii="Calibri" w:eastAsia="等线" w:hAnsi="Calibri" w:cs="Times New Roman"/>
              </w:rPr>
            </w:pPr>
            <w:r>
              <w:rPr>
                <w:rFonts w:ascii="Calibri" w:eastAsia="等线" w:hAnsi="Calibri" w:cs="Times New Roman" w:hint="eastAsia"/>
              </w:rPr>
              <w:t>N</w:t>
            </w:r>
            <w:r>
              <w:rPr>
                <w:rFonts w:ascii="Calibri" w:eastAsia="等线" w:hAnsi="Calibri" w:cs="Times New Roman"/>
              </w:rPr>
              <w:t>O</w:t>
            </w:r>
            <w:r w:rsidRPr="002F3C4C">
              <w:rPr>
                <w:rFonts w:ascii="Calibri" w:eastAsia="等线" w:hAnsi="Calibri" w:cs="Times New Roman"/>
                <w:vertAlign w:val="subscript"/>
              </w:rPr>
              <w:t>x</w:t>
            </w:r>
          </w:p>
        </w:tc>
        <w:tc>
          <w:tcPr>
            <w:tcW w:w="1843" w:type="dxa"/>
            <w:vAlign w:val="center"/>
          </w:tcPr>
          <w:p w14:paraId="09A58926" w14:textId="08DFB708" w:rsidR="003C5C28" w:rsidRDefault="003C5C28" w:rsidP="00377D73">
            <w:pPr>
              <w:widowControl/>
              <w:rPr>
                <w:rFonts w:ascii="Calibri" w:eastAsia="等线" w:hAnsi="Calibri" w:cs="Times New Roman"/>
              </w:rPr>
            </w:pPr>
            <w:r w:rsidRPr="00E26A13">
              <w:rPr>
                <w:rFonts w:ascii="Calibri" w:eastAsia="等线" w:hAnsi="Calibri" w:cs="Times New Roman"/>
              </w:rPr>
              <w:t>1.14 (1.07, 1.22)</w:t>
            </w:r>
          </w:p>
        </w:tc>
        <w:tc>
          <w:tcPr>
            <w:tcW w:w="1701" w:type="dxa"/>
            <w:shd w:val="clear" w:color="auto" w:fill="auto"/>
            <w:vAlign w:val="center"/>
          </w:tcPr>
          <w:p w14:paraId="2E8B2F4D" w14:textId="71DE3E8C"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w:t>
            </w:r>
            <w:r>
              <w:rPr>
                <w:rFonts w:ascii="Calibri" w:eastAsia="等线" w:hAnsi="Calibri" w:cs="Calibri"/>
                <w:color w:val="000000"/>
              </w:rPr>
              <w:t xml:space="preserve">0 </w:t>
            </w:r>
            <w:r w:rsidRPr="002F3C4C">
              <w:rPr>
                <w:rFonts w:ascii="Calibri" w:eastAsia="等线" w:hAnsi="Calibri" w:cs="Calibri"/>
                <w:color w:val="000000"/>
              </w:rPr>
              <w:t>(1.01,</w:t>
            </w:r>
            <w:r>
              <w:rPr>
                <w:rFonts w:ascii="Calibri" w:eastAsia="等线" w:hAnsi="Calibri" w:cs="Calibri"/>
                <w:color w:val="000000"/>
              </w:rPr>
              <w:t xml:space="preserve"> </w:t>
            </w:r>
            <w:r w:rsidRPr="002F3C4C">
              <w:rPr>
                <w:rFonts w:ascii="Calibri" w:eastAsia="等线" w:hAnsi="Calibri" w:cs="Calibri"/>
                <w:color w:val="000000"/>
              </w:rPr>
              <w:t>1.2</w:t>
            </w:r>
            <w:r>
              <w:rPr>
                <w:rFonts w:ascii="Calibri" w:eastAsia="等线" w:hAnsi="Calibri" w:cs="Calibri"/>
                <w:color w:val="000000"/>
              </w:rPr>
              <w:t>0</w:t>
            </w:r>
            <w:r w:rsidRPr="002F3C4C">
              <w:rPr>
                <w:rFonts w:ascii="Calibri" w:eastAsia="等线" w:hAnsi="Calibri" w:cs="Calibri"/>
                <w:color w:val="000000"/>
              </w:rPr>
              <w:t>)</w:t>
            </w:r>
          </w:p>
        </w:tc>
        <w:tc>
          <w:tcPr>
            <w:tcW w:w="1701" w:type="dxa"/>
            <w:shd w:val="clear" w:color="auto" w:fill="auto"/>
            <w:vAlign w:val="center"/>
          </w:tcPr>
          <w:p w14:paraId="2CA2752A" w14:textId="6367A077"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1.16</w:t>
            </w:r>
            <w:r>
              <w:rPr>
                <w:rFonts w:ascii="Calibri" w:eastAsia="等线" w:hAnsi="Calibri" w:cs="Calibri"/>
                <w:color w:val="000000"/>
              </w:rPr>
              <w:t xml:space="preserve"> </w:t>
            </w:r>
            <w:r w:rsidRPr="002F3C4C">
              <w:rPr>
                <w:rFonts w:ascii="Calibri" w:eastAsia="等线" w:hAnsi="Calibri" w:cs="Calibri"/>
                <w:color w:val="000000"/>
              </w:rPr>
              <w:t>(1.08,</w:t>
            </w:r>
            <w:r>
              <w:rPr>
                <w:rFonts w:ascii="Calibri" w:eastAsia="等线" w:hAnsi="Calibri" w:cs="Calibri"/>
                <w:color w:val="000000"/>
              </w:rPr>
              <w:t xml:space="preserve"> </w:t>
            </w:r>
            <w:r w:rsidRPr="002F3C4C">
              <w:rPr>
                <w:rFonts w:ascii="Calibri" w:eastAsia="等线" w:hAnsi="Calibri" w:cs="Calibri"/>
                <w:color w:val="000000"/>
              </w:rPr>
              <w:t>1.25)</w:t>
            </w:r>
          </w:p>
        </w:tc>
        <w:tc>
          <w:tcPr>
            <w:tcW w:w="1842" w:type="dxa"/>
            <w:shd w:val="clear" w:color="auto" w:fill="auto"/>
            <w:vAlign w:val="center"/>
          </w:tcPr>
          <w:p w14:paraId="6F759E14" w14:textId="0E862D0C"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1.07</w:t>
            </w:r>
            <w:r>
              <w:rPr>
                <w:rFonts w:ascii="Calibri" w:eastAsia="等线" w:hAnsi="Calibri" w:cs="Calibri"/>
                <w:color w:val="000000"/>
              </w:rPr>
              <w:t xml:space="preserve"> </w:t>
            </w:r>
            <w:r w:rsidRPr="002F3C4C">
              <w:rPr>
                <w:rFonts w:ascii="Calibri" w:eastAsia="等线" w:hAnsi="Calibri" w:cs="Calibri"/>
                <w:color w:val="000000"/>
              </w:rPr>
              <w:t>(0.97,</w:t>
            </w:r>
            <w:r>
              <w:rPr>
                <w:rFonts w:ascii="Calibri" w:eastAsia="等线" w:hAnsi="Calibri" w:cs="Calibri"/>
                <w:color w:val="000000"/>
              </w:rPr>
              <w:t xml:space="preserve"> </w:t>
            </w:r>
            <w:r w:rsidRPr="002F3C4C">
              <w:rPr>
                <w:rFonts w:ascii="Calibri" w:eastAsia="等线" w:hAnsi="Calibri" w:cs="Calibri"/>
                <w:color w:val="000000"/>
              </w:rPr>
              <w:t>1.16)</w:t>
            </w:r>
          </w:p>
        </w:tc>
        <w:tc>
          <w:tcPr>
            <w:tcW w:w="1843" w:type="dxa"/>
            <w:shd w:val="clear" w:color="auto" w:fill="auto"/>
            <w:vAlign w:val="center"/>
          </w:tcPr>
          <w:p w14:paraId="29C00765" w14:textId="44BF735C"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1.01</w:t>
            </w:r>
            <w:r>
              <w:rPr>
                <w:rFonts w:ascii="Calibri" w:eastAsia="等线" w:hAnsi="Calibri" w:cs="Calibri"/>
                <w:color w:val="000000"/>
              </w:rPr>
              <w:t xml:space="preserve"> </w:t>
            </w:r>
            <w:r w:rsidRPr="002F3C4C">
              <w:rPr>
                <w:rFonts w:ascii="Calibri" w:eastAsia="等线" w:hAnsi="Calibri" w:cs="Calibri"/>
                <w:color w:val="000000"/>
              </w:rPr>
              <w:t>(0.9</w:t>
            </w:r>
            <w:r>
              <w:rPr>
                <w:rFonts w:ascii="Calibri" w:eastAsia="等线" w:hAnsi="Calibri" w:cs="Calibri"/>
                <w:color w:val="000000"/>
              </w:rPr>
              <w:t>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1.13)</w:t>
            </w:r>
          </w:p>
        </w:tc>
        <w:tc>
          <w:tcPr>
            <w:tcW w:w="1843" w:type="dxa"/>
            <w:shd w:val="clear" w:color="auto" w:fill="auto"/>
            <w:vAlign w:val="center"/>
          </w:tcPr>
          <w:p w14:paraId="0E3E4C98" w14:textId="2567F4C4"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0.93</w:t>
            </w:r>
            <w:r>
              <w:rPr>
                <w:rFonts w:ascii="Calibri" w:eastAsia="等线" w:hAnsi="Calibri" w:cs="Calibri"/>
                <w:color w:val="000000"/>
              </w:rPr>
              <w:t xml:space="preserve"> </w:t>
            </w:r>
            <w:r w:rsidRPr="002F3C4C">
              <w:rPr>
                <w:rFonts w:ascii="Calibri" w:eastAsia="等线" w:hAnsi="Calibri" w:cs="Calibri"/>
                <w:color w:val="000000"/>
              </w:rPr>
              <w:t>(0.83,</w:t>
            </w:r>
            <w:r>
              <w:rPr>
                <w:rFonts w:ascii="Calibri" w:eastAsia="等线" w:hAnsi="Calibri" w:cs="Calibri"/>
                <w:color w:val="000000"/>
              </w:rPr>
              <w:t xml:space="preserve"> </w:t>
            </w:r>
            <w:r w:rsidRPr="002F3C4C">
              <w:rPr>
                <w:rFonts w:ascii="Calibri" w:eastAsia="等线" w:hAnsi="Calibri" w:cs="Calibri"/>
                <w:color w:val="000000"/>
              </w:rPr>
              <w:t>1.04)</w:t>
            </w:r>
          </w:p>
        </w:tc>
        <w:tc>
          <w:tcPr>
            <w:tcW w:w="1762" w:type="dxa"/>
            <w:shd w:val="clear" w:color="auto" w:fill="auto"/>
            <w:vAlign w:val="center"/>
          </w:tcPr>
          <w:p w14:paraId="070D2948" w14:textId="26142937" w:rsidR="003C5C28" w:rsidRPr="002F3C4C" w:rsidRDefault="003C5C28" w:rsidP="00377D73">
            <w:pPr>
              <w:widowControl/>
              <w:rPr>
                <w:rFonts w:ascii="Calibri" w:eastAsia="等线" w:hAnsi="Calibri" w:cs="Calibri"/>
              </w:rPr>
            </w:pPr>
            <w:r>
              <w:rPr>
                <w:rFonts w:ascii="Calibri" w:eastAsia="等线" w:hAnsi="Calibri" w:cs="Calibri" w:hint="eastAsia"/>
              </w:rPr>
              <w:t>-</w:t>
            </w:r>
          </w:p>
        </w:tc>
      </w:tr>
      <w:tr w:rsidR="003C5C28" w14:paraId="60D63A1A" w14:textId="77777777" w:rsidTr="00377D73">
        <w:tc>
          <w:tcPr>
            <w:tcW w:w="1413" w:type="dxa"/>
            <w:vAlign w:val="center"/>
          </w:tcPr>
          <w:p w14:paraId="7FD51D81" w14:textId="70120CC8" w:rsidR="003C5C28" w:rsidRDefault="003C5C28" w:rsidP="00377D73">
            <w:pPr>
              <w:widowControl/>
              <w:rPr>
                <w:rFonts w:ascii="Calibri" w:eastAsia="等线" w:hAnsi="Calibri" w:cs="Times New Roman"/>
              </w:rPr>
            </w:pPr>
            <w:r>
              <w:rPr>
                <w:rFonts w:ascii="Calibri" w:eastAsia="等线" w:hAnsi="Calibri" w:cs="Times New Roman" w:hint="eastAsia"/>
              </w:rPr>
              <w:t>U</w:t>
            </w:r>
            <w:r>
              <w:rPr>
                <w:rFonts w:ascii="Calibri" w:eastAsia="等线" w:hAnsi="Calibri" w:cs="Times New Roman"/>
              </w:rPr>
              <w:t>FP</w:t>
            </w:r>
          </w:p>
        </w:tc>
        <w:tc>
          <w:tcPr>
            <w:tcW w:w="1843" w:type="dxa"/>
            <w:vAlign w:val="center"/>
          </w:tcPr>
          <w:p w14:paraId="2DD9D42D" w14:textId="097D6FEC" w:rsidR="003C5C28" w:rsidRDefault="003C5C28" w:rsidP="00377D73">
            <w:pPr>
              <w:widowControl/>
              <w:rPr>
                <w:rFonts w:ascii="Calibri" w:eastAsia="等线" w:hAnsi="Calibri" w:cs="Times New Roman"/>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1</w:t>
            </w:r>
            <w:r w:rsidRPr="00E26A13">
              <w:rPr>
                <w:rFonts w:ascii="Calibri" w:eastAsia="等线" w:hAnsi="Calibri" w:cs="Times New Roman"/>
              </w:rPr>
              <w:t xml:space="preserve"> (1.05, 1.16)</w:t>
            </w:r>
          </w:p>
        </w:tc>
        <w:tc>
          <w:tcPr>
            <w:tcW w:w="1701" w:type="dxa"/>
            <w:shd w:val="clear" w:color="auto" w:fill="auto"/>
            <w:vAlign w:val="center"/>
          </w:tcPr>
          <w:p w14:paraId="18AD94FF" w14:textId="76126543"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1.08</w:t>
            </w:r>
            <w:r>
              <w:rPr>
                <w:rFonts w:ascii="Calibri" w:eastAsia="等线" w:hAnsi="Calibri" w:cs="Calibri"/>
                <w:color w:val="000000"/>
              </w:rPr>
              <w:t xml:space="preserve"> </w:t>
            </w:r>
            <w:r w:rsidRPr="002F3C4C">
              <w:rPr>
                <w:rFonts w:ascii="Calibri" w:eastAsia="等线" w:hAnsi="Calibri" w:cs="Calibri"/>
                <w:color w:val="000000"/>
              </w:rPr>
              <w:t>(1.03,</w:t>
            </w:r>
            <w:r>
              <w:rPr>
                <w:rFonts w:ascii="Calibri" w:eastAsia="等线" w:hAnsi="Calibri" w:cs="Calibri"/>
                <w:color w:val="000000"/>
              </w:rPr>
              <w:t xml:space="preserve"> </w:t>
            </w:r>
            <w:r w:rsidRPr="002F3C4C">
              <w:rPr>
                <w:rFonts w:ascii="Calibri" w:eastAsia="等线" w:hAnsi="Calibri" w:cs="Calibri"/>
                <w:color w:val="000000"/>
              </w:rPr>
              <w:t>1.14)</w:t>
            </w:r>
          </w:p>
        </w:tc>
        <w:tc>
          <w:tcPr>
            <w:tcW w:w="1701" w:type="dxa"/>
            <w:shd w:val="clear" w:color="auto" w:fill="auto"/>
            <w:vAlign w:val="center"/>
          </w:tcPr>
          <w:p w14:paraId="5639BB86" w14:textId="1F791DF2"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w:t>
            </w:r>
            <w:r>
              <w:rPr>
                <w:rFonts w:ascii="Calibri" w:eastAsia="等线" w:hAnsi="Calibri" w:cs="Calibri"/>
                <w:color w:val="000000"/>
              </w:rPr>
              <w:t xml:space="preserve">0 </w:t>
            </w:r>
            <w:r w:rsidRPr="002F3C4C">
              <w:rPr>
                <w:rFonts w:ascii="Calibri" w:eastAsia="等线" w:hAnsi="Calibri" w:cs="Calibri"/>
                <w:color w:val="000000"/>
              </w:rPr>
              <w:t>(1.05,</w:t>
            </w:r>
            <w:r>
              <w:rPr>
                <w:rFonts w:ascii="Calibri" w:eastAsia="等线" w:hAnsi="Calibri" w:cs="Calibri"/>
                <w:color w:val="000000"/>
              </w:rPr>
              <w:t xml:space="preserve"> </w:t>
            </w:r>
            <w:r w:rsidRPr="002F3C4C">
              <w:rPr>
                <w:rFonts w:ascii="Calibri" w:eastAsia="等线" w:hAnsi="Calibri" w:cs="Calibri"/>
                <w:color w:val="000000"/>
              </w:rPr>
              <w:t>1.16)</w:t>
            </w:r>
          </w:p>
        </w:tc>
        <w:tc>
          <w:tcPr>
            <w:tcW w:w="1842" w:type="dxa"/>
            <w:shd w:val="clear" w:color="auto" w:fill="auto"/>
            <w:vAlign w:val="center"/>
          </w:tcPr>
          <w:p w14:paraId="7FDBE90E" w14:textId="20647557"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1.07</w:t>
            </w:r>
            <w:r>
              <w:rPr>
                <w:rFonts w:ascii="Calibri" w:eastAsia="等线" w:hAnsi="Calibri" w:cs="Calibri"/>
                <w:color w:val="000000"/>
              </w:rPr>
              <w:t xml:space="preserve"> </w:t>
            </w:r>
            <w:r w:rsidRPr="002F3C4C">
              <w:rPr>
                <w:rFonts w:ascii="Calibri" w:eastAsia="等线" w:hAnsi="Calibri" w:cs="Calibri"/>
                <w:color w:val="000000"/>
              </w:rPr>
              <w:t>(1.01,</w:t>
            </w:r>
            <w:r>
              <w:rPr>
                <w:rFonts w:ascii="Calibri" w:eastAsia="等线" w:hAnsi="Calibri" w:cs="Calibri"/>
                <w:color w:val="000000"/>
              </w:rPr>
              <w:t xml:space="preserve"> </w:t>
            </w:r>
            <w:r w:rsidRPr="002F3C4C">
              <w:rPr>
                <w:rFonts w:ascii="Calibri" w:eastAsia="等线" w:hAnsi="Calibri" w:cs="Calibri"/>
                <w:color w:val="000000"/>
              </w:rPr>
              <w:t>1.12)</w:t>
            </w:r>
          </w:p>
        </w:tc>
        <w:tc>
          <w:tcPr>
            <w:tcW w:w="1843" w:type="dxa"/>
            <w:shd w:val="clear" w:color="auto" w:fill="auto"/>
            <w:vAlign w:val="center"/>
          </w:tcPr>
          <w:p w14:paraId="3288B513" w14:textId="05A1AFDD"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1.06</w:t>
            </w:r>
            <w:r>
              <w:rPr>
                <w:rFonts w:ascii="Calibri" w:eastAsia="等线" w:hAnsi="Calibri" w:cs="Calibri"/>
                <w:color w:val="000000"/>
              </w:rPr>
              <w:t xml:space="preserve"> </w:t>
            </w:r>
            <w:r w:rsidRPr="002F3C4C">
              <w:rPr>
                <w:rFonts w:ascii="Calibri" w:eastAsia="等线" w:hAnsi="Calibri" w:cs="Calibri"/>
                <w:color w:val="000000"/>
              </w:rPr>
              <w:t>(1.01,</w:t>
            </w:r>
            <w:r>
              <w:rPr>
                <w:rFonts w:ascii="Calibri" w:eastAsia="等线" w:hAnsi="Calibri" w:cs="Calibri"/>
                <w:color w:val="000000"/>
              </w:rPr>
              <w:t xml:space="preserve"> </w:t>
            </w:r>
            <w:r w:rsidRPr="002F3C4C">
              <w:rPr>
                <w:rFonts w:ascii="Calibri" w:eastAsia="等线" w:hAnsi="Calibri" w:cs="Calibri"/>
                <w:color w:val="000000"/>
              </w:rPr>
              <w:t>1.11)</w:t>
            </w:r>
          </w:p>
        </w:tc>
        <w:tc>
          <w:tcPr>
            <w:tcW w:w="1843" w:type="dxa"/>
            <w:shd w:val="clear" w:color="auto" w:fill="auto"/>
            <w:vAlign w:val="center"/>
          </w:tcPr>
          <w:p w14:paraId="41975E76" w14:textId="1C572FEC"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w:t>
            </w:r>
            <w:r w:rsidR="00377D73">
              <w:rPr>
                <w:rFonts w:ascii="Calibri" w:eastAsia="等线" w:hAnsi="Calibri" w:cs="Calibri"/>
                <w:color w:val="000000"/>
              </w:rPr>
              <w:t>4</w:t>
            </w:r>
            <w:r>
              <w:rPr>
                <w:rFonts w:ascii="Calibri" w:eastAsia="等线" w:hAnsi="Calibri" w:cs="Calibri"/>
                <w:color w:val="000000"/>
              </w:rPr>
              <w:t xml:space="preserve"> </w:t>
            </w:r>
            <w:r w:rsidRPr="002F3C4C">
              <w:rPr>
                <w:rFonts w:ascii="Calibri" w:eastAsia="等线" w:hAnsi="Calibri" w:cs="Calibri"/>
                <w:color w:val="000000"/>
              </w:rPr>
              <w:t>(0.9</w:t>
            </w:r>
            <w:r w:rsidR="00377D73">
              <w:rPr>
                <w:rFonts w:ascii="Calibri" w:eastAsia="等线" w:hAnsi="Calibri" w:cs="Calibri"/>
                <w:color w:val="000000"/>
              </w:rPr>
              <w:t>8</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w:t>
            </w:r>
            <w:r w:rsidR="00377D73">
              <w:rPr>
                <w:rFonts w:ascii="Calibri" w:eastAsia="等线" w:hAnsi="Calibri" w:cs="Calibri"/>
                <w:color w:val="000000"/>
              </w:rPr>
              <w:t>11</w:t>
            </w:r>
            <w:r w:rsidRPr="002F3C4C">
              <w:rPr>
                <w:rFonts w:ascii="Calibri" w:eastAsia="等线" w:hAnsi="Calibri" w:cs="Calibri"/>
                <w:color w:val="000000"/>
              </w:rPr>
              <w:t>)</w:t>
            </w:r>
          </w:p>
        </w:tc>
        <w:tc>
          <w:tcPr>
            <w:tcW w:w="1762" w:type="dxa"/>
            <w:shd w:val="clear" w:color="auto" w:fill="auto"/>
            <w:vAlign w:val="center"/>
          </w:tcPr>
          <w:p w14:paraId="670FB66C" w14:textId="0B689057"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1.06</w:t>
            </w:r>
            <w:r>
              <w:rPr>
                <w:rFonts w:ascii="Calibri" w:eastAsia="等线" w:hAnsi="Calibri" w:cs="Calibri"/>
                <w:color w:val="000000"/>
              </w:rPr>
              <w:t xml:space="preserve"> </w:t>
            </w:r>
            <w:r w:rsidRPr="002F3C4C">
              <w:rPr>
                <w:rFonts w:ascii="Calibri" w:eastAsia="等线" w:hAnsi="Calibri" w:cs="Calibri"/>
                <w:color w:val="000000"/>
              </w:rPr>
              <w:t>(1</w:t>
            </w:r>
            <w:r>
              <w:rPr>
                <w:rFonts w:ascii="Calibri" w:eastAsia="等线" w:hAnsi="Calibri" w:cs="Calibri"/>
                <w:color w:val="000000"/>
              </w:rPr>
              <w:t>.00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1.13)</w:t>
            </w:r>
          </w:p>
        </w:tc>
      </w:tr>
      <w:tr w:rsidR="003C5C28" w14:paraId="2AD650C9" w14:textId="77777777" w:rsidTr="00377D73">
        <w:tc>
          <w:tcPr>
            <w:tcW w:w="1413" w:type="dxa"/>
            <w:vAlign w:val="center"/>
          </w:tcPr>
          <w:p w14:paraId="574EFBBF" w14:textId="24A5A623"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10</w:t>
            </w:r>
            <w:r>
              <w:rPr>
                <w:rFonts w:ascii="Calibri" w:eastAsia="等线" w:hAnsi="Calibri" w:cs="Times New Roman"/>
              </w:rPr>
              <w:t xml:space="preserve"> Cu</w:t>
            </w:r>
          </w:p>
        </w:tc>
        <w:tc>
          <w:tcPr>
            <w:tcW w:w="1843" w:type="dxa"/>
            <w:vAlign w:val="center"/>
          </w:tcPr>
          <w:p w14:paraId="0C1CBA23" w14:textId="6BF9B72B" w:rsidR="003C5C28" w:rsidRDefault="003C5C28" w:rsidP="00377D73">
            <w:pPr>
              <w:widowControl/>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.08 (1.02, 1.15)</w:t>
            </w:r>
          </w:p>
        </w:tc>
        <w:tc>
          <w:tcPr>
            <w:tcW w:w="1701" w:type="dxa"/>
            <w:shd w:val="clear" w:color="auto" w:fill="auto"/>
            <w:vAlign w:val="center"/>
          </w:tcPr>
          <w:p w14:paraId="451D8BD5" w14:textId="3AC3A477"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1.05</w:t>
            </w:r>
            <w:r>
              <w:rPr>
                <w:rFonts w:ascii="Calibri" w:eastAsia="等线" w:hAnsi="Calibri" w:cs="Calibri"/>
                <w:color w:val="000000"/>
              </w:rPr>
              <w:t xml:space="preserve"> </w:t>
            </w: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1.12)</w:t>
            </w:r>
          </w:p>
        </w:tc>
        <w:tc>
          <w:tcPr>
            <w:tcW w:w="1701" w:type="dxa"/>
            <w:shd w:val="clear" w:color="auto" w:fill="auto"/>
            <w:vAlign w:val="center"/>
          </w:tcPr>
          <w:p w14:paraId="198A5049" w14:textId="07B3A41A"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1.07</w:t>
            </w:r>
            <w:r>
              <w:rPr>
                <w:rFonts w:ascii="Calibri" w:eastAsia="等线" w:hAnsi="Calibri" w:cs="Calibri"/>
                <w:color w:val="000000"/>
              </w:rPr>
              <w:t xml:space="preserve"> </w:t>
            </w:r>
            <w:r w:rsidRPr="002F3C4C">
              <w:rPr>
                <w:rFonts w:ascii="Calibri" w:eastAsia="等线" w:hAnsi="Calibri" w:cs="Calibri"/>
                <w:color w:val="000000"/>
              </w:rPr>
              <w:t>(1.01,</w:t>
            </w:r>
            <w:r>
              <w:rPr>
                <w:rFonts w:ascii="Calibri" w:eastAsia="等线" w:hAnsi="Calibri" w:cs="Calibri"/>
                <w:color w:val="000000"/>
              </w:rPr>
              <w:t xml:space="preserve"> </w:t>
            </w:r>
            <w:r w:rsidRPr="002F3C4C">
              <w:rPr>
                <w:rFonts w:ascii="Calibri" w:eastAsia="等线" w:hAnsi="Calibri" w:cs="Calibri"/>
                <w:color w:val="000000"/>
              </w:rPr>
              <w:t>1.14)</w:t>
            </w:r>
          </w:p>
        </w:tc>
        <w:tc>
          <w:tcPr>
            <w:tcW w:w="1842" w:type="dxa"/>
            <w:shd w:val="clear" w:color="auto" w:fill="auto"/>
            <w:vAlign w:val="center"/>
          </w:tcPr>
          <w:p w14:paraId="6A36B531" w14:textId="3BFD5C67"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w:t>
            </w:r>
            <w:r>
              <w:rPr>
                <w:rFonts w:ascii="Calibri" w:eastAsia="等线" w:hAnsi="Calibri" w:cs="Calibri"/>
                <w:color w:val="000000"/>
              </w:rPr>
              <w:t xml:space="preserve">.00 </w:t>
            </w:r>
            <w:r w:rsidRPr="002F3C4C">
              <w:rPr>
                <w:rFonts w:ascii="Calibri" w:eastAsia="等线" w:hAnsi="Calibri" w:cs="Calibri"/>
                <w:color w:val="000000"/>
              </w:rPr>
              <w:t>(0.94,</w:t>
            </w:r>
            <w:r>
              <w:rPr>
                <w:rFonts w:ascii="Calibri" w:eastAsia="等线" w:hAnsi="Calibri" w:cs="Calibri"/>
                <w:color w:val="000000"/>
              </w:rPr>
              <w:t xml:space="preserve"> </w:t>
            </w:r>
            <w:r w:rsidRPr="002F3C4C">
              <w:rPr>
                <w:rFonts w:ascii="Calibri" w:eastAsia="等线" w:hAnsi="Calibri" w:cs="Calibri"/>
                <w:color w:val="000000"/>
              </w:rPr>
              <w:t>1.08)</w:t>
            </w:r>
          </w:p>
        </w:tc>
        <w:tc>
          <w:tcPr>
            <w:tcW w:w="1843" w:type="dxa"/>
            <w:shd w:val="clear" w:color="auto" w:fill="auto"/>
            <w:vAlign w:val="center"/>
          </w:tcPr>
          <w:p w14:paraId="4FD20D3D" w14:textId="21E66AEE"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1.02</w:t>
            </w:r>
            <w:r>
              <w:rPr>
                <w:rFonts w:ascii="Calibri" w:eastAsia="等线" w:hAnsi="Calibri" w:cs="Calibri"/>
                <w:color w:val="000000"/>
              </w:rPr>
              <w:t xml:space="preserve"> </w:t>
            </w:r>
            <w:r w:rsidRPr="002F3C4C">
              <w:rPr>
                <w:rFonts w:ascii="Calibri" w:eastAsia="等线" w:hAnsi="Calibri" w:cs="Calibri"/>
                <w:color w:val="000000"/>
              </w:rPr>
              <w:t>(0.95,</w:t>
            </w:r>
            <w:r>
              <w:rPr>
                <w:rFonts w:ascii="Calibri" w:eastAsia="等线" w:hAnsi="Calibri" w:cs="Calibri"/>
                <w:color w:val="000000"/>
              </w:rPr>
              <w:t xml:space="preserve"> </w:t>
            </w:r>
            <w:r w:rsidRPr="002F3C4C">
              <w:rPr>
                <w:rFonts w:ascii="Calibri" w:eastAsia="等线" w:hAnsi="Calibri" w:cs="Calibri"/>
                <w:color w:val="000000"/>
              </w:rPr>
              <w:t>1.08)</w:t>
            </w:r>
          </w:p>
        </w:tc>
        <w:tc>
          <w:tcPr>
            <w:tcW w:w="1843" w:type="dxa"/>
            <w:shd w:val="clear" w:color="auto" w:fill="auto"/>
            <w:vAlign w:val="center"/>
          </w:tcPr>
          <w:p w14:paraId="4852C157" w14:textId="58F96F49"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0.96</w:t>
            </w:r>
            <w:r>
              <w:rPr>
                <w:rFonts w:ascii="Calibri" w:eastAsia="等线" w:hAnsi="Calibri" w:cs="Calibri"/>
                <w:color w:val="000000"/>
              </w:rPr>
              <w:t xml:space="preserve"> </w:t>
            </w:r>
            <w:r w:rsidRPr="002F3C4C">
              <w:rPr>
                <w:rFonts w:ascii="Calibri" w:eastAsia="等线" w:hAnsi="Calibri" w:cs="Calibri"/>
                <w:color w:val="000000"/>
              </w:rPr>
              <w:t>(0.89,</w:t>
            </w:r>
            <w:r>
              <w:rPr>
                <w:rFonts w:ascii="Calibri" w:eastAsia="等线" w:hAnsi="Calibri" w:cs="Calibri"/>
                <w:color w:val="000000"/>
              </w:rPr>
              <w:t xml:space="preserve"> </w:t>
            </w:r>
            <w:r w:rsidRPr="002F3C4C">
              <w:rPr>
                <w:rFonts w:ascii="Calibri" w:eastAsia="等线" w:hAnsi="Calibri" w:cs="Calibri"/>
                <w:color w:val="000000"/>
              </w:rPr>
              <w:t>1.03)</w:t>
            </w:r>
          </w:p>
        </w:tc>
        <w:tc>
          <w:tcPr>
            <w:tcW w:w="1762" w:type="dxa"/>
            <w:shd w:val="clear" w:color="auto" w:fill="auto"/>
            <w:vAlign w:val="center"/>
          </w:tcPr>
          <w:p w14:paraId="29CFFAD4" w14:textId="5D50CB41"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1.01</w:t>
            </w:r>
            <w:r>
              <w:rPr>
                <w:rFonts w:ascii="Calibri" w:eastAsia="等线" w:hAnsi="Calibri" w:cs="Calibri"/>
                <w:color w:val="000000"/>
              </w:rPr>
              <w:t xml:space="preserve"> </w:t>
            </w:r>
            <w:r w:rsidRPr="002F3C4C">
              <w:rPr>
                <w:rFonts w:ascii="Calibri" w:eastAsia="等线" w:hAnsi="Calibri" w:cs="Calibri"/>
                <w:color w:val="000000"/>
              </w:rPr>
              <w:t>(0.94,</w:t>
            </w:r>
            <w:r>
              <w:rPr>
                <w:rFonts w:ascii="Calibri" w:eastAsia="等线" w:hAnsi="Calibri" w:cs="Calibri"/>
                <w:color w:val="000000"/>
              </w:rPr>
              <w:t xml:space="preserve"> </w:t>
            </w:r>
            <w:r w:rsidRPr="002F3C4C">
              <w:rPr>
                <w:rFonts w:ascii="Calibri" w:eastAsia="等线" w:hAnsi="Calibri" w:cs="Calibri"/>
                <w:color w:val="000000"/>
              </w:rPr>
              <w:t>1.08)</w:t>
            </w:r>
          </w:p>
        </w:tc>
      </w:tr>
      <w:tr w:rsidR="003C5C28" w14:paraId="6EF4BB0E" w14:textId="77777777" w:rsidTr="00377D73">
        <w:tc>
          <w:tcPr>
            <w:tcW w:w="1413" w:type="dxa"/>
            <w:vAlign w:val="center"/>
          </w:tcPr>
          <w:p w14:paraId="341C3C29" w14:textId="1352FED7"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10</w:t>
            </w:r>
            <w:r>
              <w:rPr>
                <w:rFonts w:ascii="Calibri" w:eastAsia="等线" w:hAnsi="Calibri" w:cs="Times New Roman"/>
              </w:rPr>
              <w:t xml:space="preserve"> Fe</w:t>
            </w:r>
          </w:p>
        </w:tc>
        <w:tc>
          <w:tcPr>
            <w:tcW w:w="1843" w:type="dxa"/>
            <w:vAlign w:val="center"/>
          </w:tcPr>
          <w:p w14:paraId="3A3CBDD9" w14:textId="44E9E355" w:rsidR="003C5C28" w:rsidRDefault="003C5C28" w:rsidP="00377D73">
            <w:pPr>
              <w:widowControl/>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.16 (1.09, 1.24)</w:t>
            </w:r>
          </w:p>
        </w:tc>
        <w:tc>
          <w:tcPr>
            <w:tcW w:w="1701" w:type="dxa"/>
            <w:shd w:val="clear" w:color="auto" w:fill="auto"/>
            <w:vAlign w:val="center"/>
          </w:tcPr>
          <w:p w14:paraId="474BF636" w14:textId="71F8E58E"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1.15</w:t>
            </w:r>
            <w:r>
              <w:rPr>
                <w:rFonts w:ascii="Calibri" w:eastAsia="等线" w:hAnsi="Calibri" w:cs="Calibri"/>
                <w:color w:val="000000"/>
              </w:rPr>
              <w:t xml:space="preserve"> </w:t>
            </w:r>
            <w:r w:rsidRPr="002F3C4C">
              <w:rPr>
                <w:rFonts w:ascii="Calibri" w:eastAsia="等线" w:hAnsi="Calibri" w:cs="Calibri"/>
                <w:color w:val="000000"/>
              </w:rPr>
              <w:t>(1.07,</w:t>
            </w:r>
            <w:r>
              <w:rPr>
                <w:rFonts w:ascii="Calibri" w:eastAsia="等线" w:hAnsi="Calibri" w:cs="Calibri"/>
                <w:color w:val="000000"/>
              </w:rPr>
              <w:t xml:space="preserve"> </w:t>
            </w:r>
            <w:r w:rsidRPr="002F3C4C">
              <w:rPr>
                <w:rFonts w:ascii="Calibri" w:eastAsia="等线" w:hAnsi="Calibri" w:cs="Calibri"/>
                <w:color w:val="000000"/>
              </w:rPr>
              <w:t>1.23)</w:t>
            </w:r>
          </w:p>
        </w:tc>
        <w:tc>
          <w:tcPr>
            <w:tcW w:w="1701" w:type="dxa"/>
            <w:shd w:val="clear" w:color="auto" w:fill="auto"/>
            <w:vAlign w:val="center"/>
          </w:tcPr>
          <w:p w14:paraId="4831614A" w14:textId="3353EFE5"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1.17</w:t>
            </w:r>
            <w:r>
              <w:rPr>
                <w:rFonts w:ascii="Calibri" w:eastAsia="等线" w:hAnsi="Calibri" w:cs="Calibri"/>
                <w:color w:val="000000"/>
              </w:rPr>
              <w:t xml:space="preserve"> </w:t>
            </w:r>
            <w:r w:rsidRPr="002F3C4C">
              <w:rPr>
                <w:rFonts w:ascii="Calibri" w:eastAsia="等线" w:hAnsi="Calibri" w:cs="Calibri"/>
                <w:color w:val="000000"/>
              </w:rPr>
              <w:t>(1.1</w:t>
            </w:r>
            <w:r>
              <w:rPr>
                <w:rFonts w:ascii="Calibri" w:eastAsia="等线" w:hAnsi="Calibri" w:cs="Calibri"/>
                <w:color w:val="000000"/>
              </w:rPr>
              <w:t>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1.25)</w:t>
            </w:r>
          </w:p>
        </w:tc>
        <w:tc>
          <w:tcPr>
            <w:tcW w:w="1842" w:type="dxa"/>
            <w:shd w:val="clear" w:color="auto" w:fill="auto"/>
            <w:vAlign w:val="center"/>
          </w:tcPr>
          <w:p w14:paraId="296E2E66" w14:textId="73B5E381"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1.13</w:t>
            </w:r>
            <w:r>
              <w:rPr>
                <w:rFonts w:ascii="Calibri" w:eastAsia="等线" w:hAnsi="Calibri" w:cs="Calibri"/>
                <w:color w:val="000000"/>
              </w:rPr>
              <w:t xml:space="preserve"> </w:t>
            </w:r>
            <w:r w:rsidRPr="002F3C4C">
              <w:rPr>
                <w:rFonts w:ascii="Calibri" w:eastAsia="等线" w:hAnsi="Calibri" w:cs="Calibri"/>
                <w:color w:val="000000"/>
              </w:rPr>
              <w:t>(1.05,</w:t>
            </w:r>
            <w:r>
              <w:rPr>
                <w:rFonts w:ascii="Calibri" w:eastAsia="等线" w:hAnsi="Calibri" w:cs="Calibri"/>
                <w:color w:val="000000"/>
              </w:rPr>
              <w:t xml:space="preserve"> </w:t>
            </w:r>
            <w:r w:rsidRPr="002F3C4C">
              <w:rPr>
                <w:rFonts w:ascii="Calibri" w:eastAsia="等线" w:hAnsi="Calibri" w:cs="Calibri"/>
                <w:color w:val="000000"/>
              </w:rPr>
              <w:t>1.21)</w:t>
            </w:r>
          </w:p>
        </w:tc>
        <w:tc>
          <w:tcPr>
            <w:tcW w:w="1843" w:type="dxa"/>
            <w:shd w:val="clear" w:color="auto" w:fill="auto"/>
            <w:vAlign w:val="center"/>
          </w:tcPr>
          <w:p w14:paraId="02F6C2B8" w14:textId="7B7677F1"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1.11</w:t>
            </w:r>
            <w:r>
              <w:rPr>
                <w:rFonts w:ascii="Calibri" w:eastAsia="等线" w:hAnsi="Calibri" w:cs="Calibri"/>
                <w:color w:val="000000"/>
              </w:rPr>
              <w:t xml:space="preserve"> </w:t>
            </w:r>
            <w:r w:rsidRPr="002F3C4C">
              <w:rPr>
                <w:rFonts w:ascii="Calibri" w:eastAsia="等线" w:hAnsi="Calibri" w:cs="Calibri"/>
                <w:color w:val="000000"/>
              </w:rPr>
              <w:t>(1.03,</w:t>
            </w:r>
            <w:r>
              <w:rPr>
                <w:rFonts w:ascii="Calibri" w:eastAsia="等线" w:hAnsi="Calibri" w:cs="Calibri"/>
                <w:color w:val="000000"/>
              </w:rPr>
              <w:t xml:space="preserve"> </w:t>
            </w:r>
            <w:r w:rsidRPr="002F3C4C">
              <w:rPr>
                <w:rFonts w:ascii="Calibri" w:eastAsia="等线" w:hAnsi="Calibri" w:cs="Calibri"/>
                <w:color w:val="000000"/>
              </w:rPr>
              <w:t>1.21)</w:t>
            </w:r>
          </w:p>
        </w:tc>
        <w:tc>
          <w:tcPr>
            <w:tcW w:w="1843" w:type="dxa"/>
            <w:shd w:val="clear" w:color="auto" w:fill="auto"/>
            <w:vAlign w:val="center"/>
          </w:tcPr>
          <w:p w14:paraId="4F98C125" w14:textId="4DC2ACE3"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1.04</w:t>
            </w:r>
            <w:r>
              <w:rPr>
                <w:rFonts w:ascii="Calibri" w:eastAsia="等线" w:hAnsi="Calibri" w:cs="Calibri"/>
                <w:color w:val="000000"/>
              </w:rPr>
              <w:t xml:space="preserve"> </w:t>
            </w:r>
            <w:r w:rsidRPr="002F3C4C">
              <w:rPr>
                <w:rFonts w:ascii="Calibri" w:eastAsia="等线" w:hAnsi="Calibri" w:cs="Calibri"/>
                <w:color w:val="000000"/>
              </w:rPr>
              <w:t>(0.94,</w:t>
            </w:r>
            <w:r>
              <w:rPr>
                <w:rFonts w:ascii="Calibri" w:eastAsia="等线" w:hAnsi="Calibri" w:cs="Calibri"/>
                <w:color w:val="000000"/>
              </w:rPr>
              <w:t xml:space="preserve"> </w:t>
            </w:r>
            <w:r w:rsidRPr="002F3C4C">
              <w:rPr>
                <w:rFonts w:ascii="Calibri" w:eastAsia="等线" w:hAnsi="Calibri" w:cs="Calibri"/>
                <w:color w:val="000000"/>
              </w:rPr>
              <w:t>1.16)</w:t>
            </w:r>
          </w:p>
        </w:tc>
        <w:tc>
          <w:tcPr>
            <w:tcW w:w="1762" w:type="dxa"/>
            <w:shd w:val="clear" w:color="auto" w:fill="auto"/>
            <w:vAlign w:val="center"/>
          </w:tcPr>
          <w:p w14:paraId="32367A0B" w14:textId="30A31CEB"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1.15</w:t>
            </w:r>
            <w:r>
              <w:rPr>
                <w:rFonts w:ascii="Calibri" w:eastAsia="等线" w:hAnsi="Calibri" w:cs="Calibri"/>
                <w:color w:val="000000"/>
              </w:rPr>
              <w:t xml:space="preserve"> </w:t>
            </w:r>
            <w:r w:rsidRPr="002F3C4C">
              <w:rPr>
                <w:rFonts w:ascii="Calibri" w:eastAsia="等线" w:hAnsi="Calibri" w:cs="Calibri"/>
                <w:color w:val="000000"/>
              </w:rPr>
              <w:t>(1.05,</w:t>
            </w:r>
            <w:r>
              <w:rPr>
                <w:rFonts w:ascii="Calibri" w:eastAsia="等线" w:hAnsi="Calibri" w:cs="Calibri"/>
                <w:color w:val="000000"/>
              </w:rPr>
              <w:t xml:space="preserve"> </w:t>
            </w:r>
            <w:r w:rsidRPr="002F3C4C">
              <w:rPr>
                <w:rFonts w:ascii="Calibri" w:eastAsia="等线" w:hAnsi="Calibri" w:cs="Calibri"/>
                <w:color w:val="000000"/>
              </w:rPr>
              <w:t>1.25)</w:t>
            </w:r>
          </w:p>
        </w:tc>
      </w:tr>
      <w:tr w:rsidR="003C5C28" w14:paraId="61683F22" w14:textId="77777777" w:rsidTr="00377D73">
        <w:tc>
          <w:tcPr>
            <w:tcW w:w="1413" w:type="dxa"/>
            <w:vAlign w:val="center"/>
          </w:tcPr>
          <w:p w14:paraId="54DAE94D" w14:textId="709268B3"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10</w:t>
            </w:r>
            <w:r>
              <w:rPr>
                <w:rFonts w:ascii="Calibri" w:eastAsia="等线" w:hAnsi="Calibri" w:cs="Times New Roman"/>
              </w:rPr>
              <w:t xml:space="preserve"> K</w:t>
            </w:r>
          </w:p>
        </w:tc>
        <w:tc>
          <w:tcPr>
            <w:tcW w:w="1843" w:type="dxa"/>
            <w:vAlign w:val="center"/>
          </w:tcPr>
          <w:p w14:paraId="6D3517A5" w14:textId="067F3522" w:rsidR="003C5C28" w:rsidRDefault="003C5C28" w:rsidP="00377D73">
            <w:pPr>
              <w:widowControl/>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.09 (1.02, 1.17)</w:t>
            </w:r>
          </w:p>
        </w:tc>
        <w:tc>
          <w:tcPr>
            <w:tcW w:w="1701" w:type="dxa"/>
            <w:shd w:val="clear" w:color="auto" w:fill="auto"/>
            <w:vAlign w:val="center"/>
          </w:tcPr>
          <w:p w14:paraId="28D90BA1" w14:textId="751C4B8C"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1.07</w:t>
            </w:r>
            <w:r>
              <w:rPr>
                <w:rFonts w:ascii="Calibri" w:eastAsia="等线" w:hAnsi="Calibri" w:cs="Calibri"/>
                <w:color w:val="000000"/>
              </w:rPr>
              <w:t xml:space="preserve"> </w:t>
            </w:r>
            <w:r w:rsidRPr="002F3C4C">
              <w:rPr>
                <w:rFonts w:ascii="Calibri" w:eastAsia="等线" w:hAnsi="Calibri" w:cs="Calibri"/>
                <w:color w:val="000000"/>
              </w:rPr>
              <w:t>(1</w:t>
            </w:r>
            <w:r>
              <w:rPr>
                <w:rFonts w:ascii="Calibri" w:eastAsia="等线" w:hAnsi="Calibri" w:cs="Calibri"/>
                <w:color w:val="000000"/>
              </w:rPr>
              <w:t>.00, 1</w:t>
            </w:r>
            <w:r w:rsidRPr="002F3C4C">
              <w:rPr>
                <w:rFonts w:ascii="Calibri" w:eastAsia="等线" w:hAnsi="Calibri" w:cs="Calibri"/>
                <w:color w:val="000000"/>
              </w:rPr>
              <w:t>.15)</w:t>
            </w:r>
          </w:p>
        </w:tc>
        <w:tc>
          <w:tcPr>
            <w:tcW w:w="1701" w:type="dxa"/>
            <w:shd w:val="clear" w:color="auto" w:fill="auto"/>
            <w:vAlign w:val="center"/>
          </w:tcPr>
          <w:p w14:paraId="299FEE8A" w14:textId="660CD695"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w:t>
            </w:r>
            <w:r>
              <w:rPr>
                <w:rFonts w:ascii="Calibri" w:eastAsia="等线" w:hAnsi="Calibri" w:cs="Calibri"/>
                <w:color w:val="000000"/>
              </w:rPr>
              <w:t xml:space="preserve">0 </w:t>
            </w:r>
            <w:r w:rsidRPr="002F3C4C">
              <w:rPr>
                <w:rFonts w:ascii="Calibri" w:eastAsia="等线" w:hAnsi="Calibri" w:cs="Calibri"/>
                <w:color w:val="000000"/>
              </w:rPr>
              <w:t>(1.03,</w:t>
            </w:r>
            <w:r>
              <w:rPr>
                <w:rFonts w:ascii="Calibri" w:eastAsia="等线" w:hAnsi="Calibri" w:cs="Calibri"/>
                <w:color w:val="000000"/>
              </w:rPr>
              <w:t xml:space="preserve"> </w:t>
            </w:r>
            <w:r w:rsidRPr="002F3C4C">
              <w:rPr>
                <w:rFonts w:ascii="Calibri" w:eastAsia="等线" w:hAnsi="Calibri" w:cs="Calibri"/>
                <w:color w:val="000000"/>
              </w:rPr>
              <w:t>1.17)</w:t>
            </w:r>
          </w:p>
        </w:tc>
        <w:tc>
          <w:tcPr>
            <w:tcW w:w="1842" w:type="dxa"/>
            <w:shd w:val="clear" w:color="auto" w:fill="auto"/>
            <w:vAlign w:val="center"/>
          </w:tcPr>
          <w:p w14:paraId="778EEFCF" w14:textId="4256CAE7"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1.05</w:t>
            </w:r>
            <w:r>
              <w:rPr>
                <w:rFonts w:ascii="Calibri" w:eastAsia="等线" w:hAnsi="Calibri" w:cs="Calibri"/>
                <w:color w:val="000000"/>
              </w:rPr>
              <w:t xml:space="preserve"> </w:t>
            </w:r>
            <w:r w:rsidRPr="002F3C4C">
              <w:rPr>
                <w:rFonts w:ascii="Calibri" w:eastAsia="等线" w:hAnsi="Calibri" w:cs="Calibri"/>
                <w:color w:val="000000"/>
              </w:rPr>
              <w:t>(0.98,</w:t>
            </w:r>
            <w:r>
              <w:rPr>
                <w:rFonts w:ascii="Calibri" w:eastAsia="等线" w:hAnsi="Calibri" w:cs="Calibri"/>
                <w:color w:val="000000"/>
              </w:rPr>
              <w:t xml:space="preserve"> </w:t>
            </w:r>
            <w:r w:rsidRPr="002F3C4C">
              <w:rPr>
                <w:rFonts w:ascii="Calibri" w:eastAsia="等线" w:hAnsi="Calibri" w:cs="Calibri"/>
                <w:color w:val="000000"/>
              </w:rPr>
              <w:t>1.13)</w:t>
            </w:r>
          </w:p>
        </w:tc>
        <w:tc>
          <w:tcPr>
            <w:tcW w:w="1843" w:type="dxa"/>
            <w:shd w:val="clear" w:color="auto" w:fill="auto"/>
            <w:vAlign w:val="center"/>
          </w:tcPr>
          <w:p w14:paraId="4192C392" w14:textId="71FD5A96"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1.03</w:t>
            </w:r>
            <w:r>
              <w:rPr>
                <w:rFonts w:ascii="Calibri" w:eastAsia="等线" w:hAnsi="Calibri" w:cs="Calibri"/>
                <w:color w:val="000000"/>
              </w:rPr>
              <w:t xml:space="preserve"> </w:t>
            </w:r>
            <w:r w:rsidRPr="002F3C4C">
              <w:rPr>
                <w:rFonts w:ascii="Calibri" w:eastAsia="等线" w:hAnsi="Calibri" w:cs="Calibri"/>
                <w:color w:val="000000"/>
              </w:rPr>
              <w:t>(0.96,</w:t>
            </w:r>
            <w:r>
              <w:rPr>
                <w:rFonts w:ascii="Calibri" w:eastAsia="等线" w:hAnsi="Calibri" w:cs="Calibri"/>
                <w:color w:val="000000"/>
              </w:rPr>
              <w:t xml:space="preserve"> </w:t>
            </w:r>
            <w:r w:rsidRPr="002F3C4C">
              <w:rPr>
                <w:rFonts w:ascii="Calibri" w:eastAsia="等线" w:hAnsi="Calibri" w:cs="Calibri"/>
                <w:color w:val="000000"/>
              </w:rPr>
              <w:t>1.11)</w:t>
            </w:r>
          </w:p>
        </w:tc>
        <w:tc>
          <w:tcPr>
            <w:tcW w:w="1843" w:type="dxa"/>
            <w:shd w:val="clear" w:color="auto" w:fill="auto"/>
            <w:vAlign w:val="center"/>
          </w:tcPr>
          <w:p w14:paraId="36659D1E" w14:textId="0C9D205B"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0.97</w:t>
            </w:r>
            <w:r>
              <w:rPr>
                <w:rFonts w:ascii="Calibri" w:eastAsia="等线" w:hAnsi="Calibri" w:cs="Calibri"/>
                <w:color w:val="000000"/>
              </w:rPr>
              <w:t xml:space="preserve"> </w:t>
            </w:r>
            <w:r w:rsidRPr="002F3C4C">
              <w:rPr>
                <w:rFonts w:ascii="Calibri" w:eastAsia="等线" w:hAnsi="Calibri" w:cs="Calibri"/>
                <w:color w:val="000000"/>
              </w:rPr>
              <w:t>(0.89,</w:t>
            </w:r>
            <w:r>
              <w:rPr>
                <w:rFonts w:ascii="Calibri" w:eastAsia="等线" w:hAnsi="Calibri" w:cs="Calibri"/>
                <w:color w:val="000000"/>
              </w:rPr>
              <w:t xml:space="preserve"> </w:t>
            </w:r>
            <w:r w:rsidRPr="002F3C4C">
              <w:rPr>
                <w:rFonts w:ascii="Calibri" w:eastAsia="等线" w:hAnsi="Calibri" w:cs="Calibri"/>
                <w:color w:val="000000"/>
              </w:rPr>
              <w:t>1.05)</w:t>
            </w:r>
          </w:p>
        </w:tc>
        <w:tc>
          <w:tcPr>
            <w:tcW w:w="1762" w:type="dxa"/>
            <w:shd w:val="clear" w:color="auto" w:fill="auto"/>
            <w:vAlign w:val="center"/>
          </w:tcPr>
          <w:p w14:paraId="73496302" w14:textId="1E1E8EAC"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1.02</w:t>
            </w:r>
            <w:r>
              <w:rPr>
                <w:rFonts w:ascii="Calibri" w:eastAsia="等线" w:hAnsi="Calibri" w:cs="Calibri"/>
                <w:color w:val="000000"/>
              </w:rPr>
              <w:t xml:space="preserve"> </w:t>
            </w:r>
            <w:r w:rsidRPr="002F3C4C">
              <w:rPr>
                <w:rFonts w:ascii="Calibri" w:eastAsia="等线" w:hAnsi="Calibri" w:cs="Calibri"/>
                <w:color w:val="000000"/>
              </w:rPr>
              <w:t>(0.94,</w:t>
            </w:r>
            <w:r>
              <w:rPr>
                <w:rFonts w:ascii="Calibri" w:eastAsia="等线" w:hAnsi="Calibri" w:cs="Calibri"/>
                <w:color w:val="000000"/>
              </w:rPr>
              <w:t xml:space="preserve"> </w:t>
            </w:r>
            <w:r w:rsidRPr="002F3C4C">
              <w:rPr>
                <w:rFonts w:ascii="Calibri" w:eastAsia="等线" w:hAnsi="Calibri" w:cs="Calibri"/>
                <w:color w:val="000000"/>
              </w:rPr>
              <w:t>1.11)</w:t>
            </w:r>
          </w:p>
        </w:tc>
      </w:tr>
      <w:tr w:rsidR="003C5C28" w14:paraId="096C8360" w14:textId="77777777" w:rsidTr="00377D73">
        <w:tc>
          <w:tcPr>
            <w:tcW w:w="1413" w:type="dxa"/>
            <w:vAlign w:val="center"/>
          </w:tcPr>
          <w:p w14:paraId="2913AD7A" w14:textId="496FD5CF"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10</w:t>
            </w:r>
            <w:r>
              <w:rPr>
                <w:rFonts w:ascii="Calibri" w:eastAsia="等线" w:hAnsi="Calibri" w:cs="Times New Roman"/>
              </w:rPr>
              <w:t xml:space="preserve"> S</w:t>
            </w:r>
          </w:p>
        </w:tc>
        <w:tc>
          <w:tcPr>
            <w:tcW w:w="1843" w:type="dxa"/>
            <w:vAlign w:val="center"/>
          </w:tcPr>
          <w:p w14:paraId="72F2E833" w14:textId="10451A22" w:rsidR="003C5C28" w:rsidRDefault="003C5C28" w:rsidP="00377D73">
            <w:pPr>
              <w:widowControl/>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.08 (1.01, 1.15)</w:t>
            </w:r>
          </w:p>
        </w:tc>
        <w:tc>
          <w:tcPr>
            <w:tcW w:w="1701" w:type="dxa"/>
            <w:shd w:val="clear" w:color="auto" w:fill="auto"/>
            <w:vAlign w:val="center"/>
          </w:tcPr>
          <w:p w14:paraId="6BC2E649" w14:textId="4DAF6497"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1.05</w:t>
            </w:r>
            <w:r>
              <w:rPr>
                <w:rFonts w:ascii="Calibri" w:eastAsia="等线" w:hAnsi="Calibri" w:cs="Calibri"/>
                <w:color w:val="000000"/>
              </w:rPr>
              <w:t xml:space="preserve"> </w:t>
            </w: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1.12)</w:t>
            </w:r>
          </w:p>
        </w:tc>
        <w:tc>
          <w:tcPr>
            <w:tcW w:w="1701" w:type="dxa"/>
            <w:shd w:val="clear" w:color="auto" w:fill="auto"/>
            <w:vAlign w:val="center"/>
          </w:tcPr>
          <w:p w14:paraId="2F095ECE" w14:textId="783A06E7"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1.06</w:t>
            </w:r>
            <w:r>
              <w:rPr>
                <w:rFonts w:ascii="Calibri" w:eastAsia="等线" w:hAnsi="Calibri" w:cs="Calibri"/>
                <w:color w:val="000000"/>
              </w:rPr>
              <w:t xml:space="preserve"> </w:t>
            </w: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1.13)</w:t>
            </w:r>
          </w:p>
        </w:tc>
        <w:tc>
          <w:tcPr>
            <w:tcW w:w="1842" w:type="dxa"/>
            <w:shd w:val="clear" w:color="auto" w:fill="auto"/>
            <w:vAlign w:val="center"/>
          </w:tcPr>
          <w:p w14:paraId="1586C80D" w14:textId="6541E5B1"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1.02</w:t>
            </w:r>
            <w:r>
              <w:rPr>
                <w:rFonts w:ascii="Calibri" w:eastAsia="等线" w:hAnsi="Calibri" w:cs="Calibri"/>
                <w:color w:val="000000"/>
              </w:rPr>
              <w:t xml:space="preserve"> </w:t>
            </w:r>
            <w:r w:rsidRPr="002F3C4C">
              <w:rPr>
                <w:rFonts w:ascii="Calibri" w:eastAsia="等线" w:hAnsi="Calibri" w:cs="Calibri"/>
                <w:color w:val="000000"/>
              </w:rPr>
              <w:t>(0.96,</w:t>
            </w:r>
            <w:r>
              <w:rPr>
                <w:rFonts w:ascii="Calibri" w:eastAsia="等线" w:hAnsi="Calibri" w:cs="Calibri"/>
                <w:color w:val="000000"/>
              </w:rPr>
              <w:t xml:space="preserve"> </w:t>
            </w:r>
            <w:r w:rsidRPr="002F3C4C">
              <w:rPr>
                <w:rFonts w:ascii="Calibri" w:eastAsia="等线" w:hAnsi="Calibri" w:cs="Calibri"/>
                <w:color w:val="000000"/>
              </w:rPr>
              <w:t>1.09)</w:t>
            </w:r>
          </w:p>
        </w:tc>
        <w:tc>
          <w:tcPr>
            <w:tcW w:w="1843" w:type="dxa"/>
            <w:shd w:val="clear" w:color="auto" w:fill="auto"/>
            <w:vAlign w:val="center"/>
          </w:tcPr>
          <w:p w14:paraId="6EB54B93" w14:textId="707B3A89"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w:t>
            </w:r>
            <w:r>
              <w:rPr>
                <w:rFonts w:ascii="Calibri" w:eastAsia="等线" w:hAnsi="Calibri" w:cs="Calibri"/>
                <w:color w:val="000000"/>
              </w:rPr>
              <w:t xml:space="preserve">.00 </w:t>
            </w:r>
            <w:r w:rsidRPr="002F3C4C">
              <w:rPr>
                <w:rFonts w:ascii="Calibri" w:eastAsia="等线" w:hAnsi="Calibri" w:cs="Calibri"/>
                <w:color w:val="000000"/>
              </w:rPr>
              <w:t>(0.93,</w:t>
            </w:r>
            <w:r>
              <w:rPr>
                <w:rFonts w:ascii="Calibri" w:eastAsia="等线" w:hAnsi="Calibri" w:cs="Calibri"/>
                <w:color w:val="000000"/>
              </w:rPr>
              <w:t xml:space="preserve"> </w:t>
            </w:r>
            <w:r w:rsidRPr="002F3C4C">
              <w:rPr>
                <w:rFonts w:ascii="Calibri" w:eastAsia="等线" w:hAnsi="Calibri" w:cs="Calibri"/>
                <w:color w:val="000000"/>
              </w:rPr>
              <w:t>1.07)</w:t>
            </w:r>
          </w:p>
        </w:tc>
        <w:tc>
          <w:tcPr>
            <w:tcW w:w="1843" w:type="dxa"/>
            <w:shd w:val="clear" w:color="auto" w:fill="auto"/>
            <w:vAlign w:val="center"/>
          </w:tcPr>
          <w:p w14:paraId="3C2130BA" w14:textId="22808DF2"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(0.92,</w:t>
            </w:r>
            <w:r>
              <w:rPr>
                <w:rFonts w:ascii="Calibri" w:eastAsia="等线" w:hAnsi="Calibri" w:cs="Calibri"/>
                <w:color w:val="000000"/>
              </w:rPr>
              <w:t xml:space="preserve"> </w:t>
            </w:r>
            <w:r w:rsidRPr="002F3C4C">
              <w:rPr>
                <w:rFonts w:ascii="Calibri" w:eastAsia="等线" w:hAnsi="Calibri" w:cs="Calibri"/>
                <w:color w:val="000000"/>
              </w:rPr>
              <w:t>1.06)</w:t>
            </w:r>
          </w:p>
        </w:tc>
        <w:tc>
          <w:tcPr>
            <w:tcW w:w="1762" w:type="dxa"/>
            <w:shd w:val="clear" w:color="auto" w:fill="auto"/>
            <w:vAlign w:val="center"/>
          </w:tcPr>
          <w:p w14:paraId="60571FD1" w14:textId="68F463E5"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1.03</w:t>
            </w:r>
            <w:r>
              <w:rPr>
                <w:rFonts w:ascii="Calibri" w:eastAsia="等线" w:hAnsi="Calibri" w:cs="Calibri"/>
                <w:color w:val="000000"/>
              </w:rPr>
              <w:t xml:space="preserve"> </w:t>
            </w:r>
            <w:r w:rsidRPr="002F3C4C">
              <w:rPr>
                <w:rFonts w:ascii="Calibri" w:eastAsia="等线" w:hAnsi="Calibri" w:cs="Calibri"/>
                <w:color w:val="000000"/>
              </w:rPr>
              <w:t>(0.96,</w:t>
            </w:r>
            <w:r>
              <w:rPr>
                <w:rFonts w:ascii="Calibri" w:eastAsia="等线" w:hAnsi="Calibri" w:cs="Calibri"/>
                <w:color w:val="000000"/>
              </w:rPr>
              <w:t xml:space="preserve"> </w:t>
            </w:r>
            <w:r w:rsidRPr="002F3C4C">
              <w:rPr>
                <w:rFonts w:ascii="Calibri" w:eastAsia="等线" w:hAnsi="Calibri" w:cs="Calibri"/>
                <w:color w:val="000000"/>
              </w:rPr>
              <w:t>1.1</w:t>
            </w:r>
            <w:r>
              <w:rPr>
                <w:rFonts w:ascii="Calibri" w:eastAsia="等线" w:hAnsi="Calibri" w:cs="Calibri"/>
                <w:color w:val="000000"/>
              </w:rPr>
              <w:t>0</w:t>
            </w:r>
            <w:r w:rsidRPr="002F3C4C">
              <w:rPr>
                <w:rFonts w:ascii="Calibri" w:eastAsia="等线" w:hAnsi="Calibri" w:cs="Calibri"/>
                <w:color w:val="000000"/>
              </w:rPr>
              <w:t>)</w:t>
            </w:r>
          </w:p>
        </w:tc>
      </w:tr>
      <w:tr w:rsidR="003C5C28" w14:paraId="2C84E515" w14:textId="77777777" w:rsidTr="00377D73">
        <w:tc>
          <w:tcPr>
            <w:tcW w:w="1413" w:type="dxa"/>
            <w:vAlign w:val="center"/>
          </w:tcPr>
          <w:p w14:paraId="285D7145" w14:textId="4C691D2F"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10</w:t>
            </w:r>
            <w:r>
              <w:rPr>
                <w:rFonts w:ascii="Calibri" w:eastAsia="等线" w:hAnsi="Calibri" w:cs="Times New Roman"/>
              </w:rPr>
              <w:t xml:space="preserve"> Ni</w:t>
            </w:r>
          </w:p>
        </w:tc>
        <w:tc>
          <w:tcPr>
            <w:tcW w:w="1843" w:type="dxa"/>
            <w:vAlign w:val="center"/>
          </w:tcPr>
          <w:p w14:paraId="23CF21A9" w14:textId="5CB51531" w:rsidR="003C5C28" w:rsidRDefault="003C5C28" w:rsidP="00377D73">
            <w:pPr>
              <w:widowControl/>
              <w:rPr>
                <w:rFonts w:ascii="Calibri" w:eastAsia="等线" w:hAnsi="Calibri" w:cs="Times New Roman"/>
              </w:rPr>
            </w:pPr>
            <w:r w:rsidRPr="00E26A13">
              <w:rPr>
                <w:rFonts w:ascii="Calibri" w:eastAsia="等线" w:hAnsi="Calibri" w:cs="Times New Roman" w:hint="eastAsia"/>
              </w:rPr>
              <w:t>1</w:t>
            </w:r>
            <w:r w:rsidRPr="00E26A13">
              <w:rPr>
                <w:rFonts w:ascii="Calibri" w:eastAsia="等线" w:hAnsi="Calibri" w:cs="Times New Roman"/>
              </w:rPr>
              <w:t>.17 (1.07, 1.2</w:t>
            </w:r>
            <w:r>
              <w:rPr>
                <w:rFonts w:ascii="Calibri" w:eastAsia="等线" w:hAnsi="Calibri" w:cs="Times New Roman"/>
              </w:rPr>
              <w:t>8</w:t>
            </w:r>
            <w:r w:rsidRPr="00E26A13">
              <w:rPr>
                <w:rFonts w:ascii="Calibri" w:eastAsia="等线" w:hAnsi="Calibri" w:cs="Times New Roman"/>
              </w:rPr>
              <w:t>)</w:t>
            </w:r>
          </w:p>
        </w:tc>
        <w:tc>
          <w:tcPr>
            <w:tcW w:w="1701" w:type="dxa"/>
            <w:shd w:val="clear" w:color="auto" w:fill="auto"/>
            <w:vAlign w:val="center"/>
          </w:tcPr>
          <w:p w14:paraId="5C4B0FB5" w14:textId="539EE99A"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1.13</w:t>
            </w:r>
            <w:r>
              <w:rPr>
                <w:rFonts w:ascii="Calibri" w:eastAsia="等线" w:hAnsi="Calibri" w:cs="Calibri"/>
                <w:color w:val="000000"/>
              </w:rPr>
              <w:t xml:space="preserve"> </w:t>
            </w:r>
            <w:r w:rsidRPr="002F3C4C">
              <w:rPr>
                <w:rFonts w:ascii="Calibri" w:eastAsia="等线" w:hAnsi="Calibri" w:cs="Calibri"/>
                <w:color w:val="000000"/>
              </w:rPr>
              <w:t>(1.04,</w:t>
            </w:r>
            <w:r>
              <w:rPr>
                <w:rFonts w:ascii="Calibri" w:eastAsia="等线" w:hAnsi="Calibri" w:cs="Calibri"/>
                <w:color w:val="000000"/>
              </w:rPr>
              <w:t xml:space="preserve"> </w:t>
            </w:r>
            <w:r w:rsidRPr="002F3C4C">
              <w:rPr>
                <w:rFonts w:ascii="Calibri" w:eastAsia="等线" w:hAnsi="Calibri" w:cs="Calibri"/>
                <w:color w:val="000000"/>
              </w:rPr>
              <w:t>1.23)</w:t>
            </w:r>
          </w:p>
        </w:tc>
        <w:tc>
          <w:tcPr>
            <w:tcW w:w="1701" w:type="dxa"/>
            <w:shd w:val="clear" w:color="auto" w:fill="auto"/>
            <w:vAlign w:val="center"/>
          </w:tcPr>
          <w:p w14:paraId="46A67F40" w14:textId="424D38E7"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1.16</w:t>
            </w:r>
            <w:r>
              <w:rPr>
                <w:rFonts w:ascii="Calibri" w:eastAsia="等线" w:hAnsi="Calibri" w:cs="Calibri"/>
                <w:color w:val="000000"/>
              </w:rPr>
              <w:t xml:space="preserve"> </w:t>
            </w:r>
            <w:r w:rsidRPr="002F3C4C">
              <w:rPr>
                <w:rFonts w:ascii="Calibri" w:eastAsia="等线" w:hAnsi="Calibri" w:cs="Calibri"/>
                <w:color w:val="000000"/>
              </w:rPr>
              <w:t>(1.07,</w:t>
            </w:r>
            <w:r>
              <w:rPr>
                <w:rFonts w:ascii="Calibri" w:eastAsia="等线" w:hAnsi="Calibri" w:cs="Calibri"/>
                <w:color w:val="000000"/>
              </w:rPr>
              <w:t xml:space="preserve"> </w:t>
            </w:r>
            <w:r w:rsidRPr="002F3C4C">
              <w:rPr>
                <w:rFonts w:ascii="Calibri" w:eastAsia="等线" w:hAnsi="Calibri" w:cs="Calibri"/>
                <w:color w:val="000000"/>
              </w:rPr>
              <w:t>1.26)</w:t>
            </w:r>
          </w:p>
        </w:tc>
        <w:tc>
          <w:tcPr>
            <w:tcW w:w="1842" w:type="dxa"/>
            <w:shd w:val="clear" w:color="auto" w:fill="auto"/>
            <w:vAlign w:val="center"/>
          </w:tcPr>
          <w:p w14:paraId="7C6C94AF" w14:textId="0F6D07D0"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w:t>
            </w:r>
            <w:r>
              <w:rPr>
                <w:rFonts w:ascii="Calibri" w:eastAsia="等线" w:hAnsi="Calibri" w:cs="Calibri"/>
                <w:color w:val="000000"/>
              </w:rPr>
              <w:t xml:space="preserve">0 </w:t>
            </w:r>
            <w:r w:rsidRPr="002F3C4C">
              <w:rPr>
                <w:rFonts w:ascii="Calibri" w:eastAsia="等线" w:hAnsi="Calibri" w:cs="Calibri"/>
                <w:color w:val="000000"/>
              </w:rPr>
              <w:t>(1</w:t>
            </w:r>
            <w:r>
              <w:rPr>
                <w:rFonts w:ascii="Calibri" w:eastAsia="等线" w:hAnsi="Calibri" w:cs="Calibri"/>
                <w:color w:val="000000"/>
              </w:rPr>
              <w:t>.00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1.2</w:t>
            </w:r>
            <w:r>
              <w:rPr>
                <w:rFonts w:ascii="Calibri" w:eastAsia="等线" w:hAnsi="Calibri" w:cs="Calibri"/>
                <w:color w:val="000000"/>
              </w:rPr>
              <w:t>0</w:t>
            </w:r>
            <w:r w:rsidRPr="002F3C4C">
              <w:rPr>
                <w:rFonts w:ascii="Calibri" w:eastAsia="等线" w:hAnsi="Calibri" w:cs="Calibri"/>
                <w:color w:val="000000"/>
              </w:rPr>
              <w:t>)</w:t>
            </w:r>
          </w:p>
        </w:tc>
        <w:tc>
          <w:tcPr>
            <w:tcW w:w="1843" w:type="dxa"/>
            <w:shd w:val="clear" w:color="auto" w:fill="auto"/>
            <w:vAlign w:val="center"/>
          </w:tcPr>
          <w:p w14:paraId="6C9106FE" w14:textId="016FB209"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1.09</w:t>
            </w:r>
            <w:r>
              <w:rPr>
                <w:rFonts w:ascii="Calibri" w:eastAsia="等线" w:hAnsi="Calibri" w:cs="Calibri"/>
                <w:color w:val="000000"/>
              </w:rPr>
              <w:t xml:space="preserve"> </w:t>
            </w: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1.19)</w:t>
            </w:r>
          </w:p>
        </w:tc>
        <w:tc>
          <w:tcPr>
            <w:tcW w:w="1843" w:type="dxa"/>
            <w:shd w:val="clear" w:color="auto" w:fill="auto"/>
            <w:vAlign w:val="center"/>
          </w:tcPr>
          <w:p w14:paraId="12C61D36" w14:textId="767FA7FF"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(0.89,</w:t>
            </w:r>
            <w:r>
              <w:rPr>
                <w:rFonts w:ascii="Calibri" w:eastAsia="等线" w:hAnsi="Calibri" w:cs="Calibri"/>
                <w:color w:val="000000"/>
              </w:rPr>
              <w:t xml:space="preserve"> </w:t>
            </w:r>
            <w:r w:rsidRPr="002F3C4C">
              <w:rPr>
                <w:rFonts w:ascii="Calibri" w:eastAsia="等线" w:hAnsi="Calibri" w:cs="Calibri"/>
                <w:color w:val="000000"/>
              </w:rPr>
              <w:t>1.11)</w:t>
            </w:r>
          </w:p>
        </w:tc>
        <w:tc>
          <w:tcPr>
            <w:tcW w:w="1762" w:type="dxa"/>
            <w:shd w:val="clear" w:color="auto" w:fill="auto"/>
            <w:vAlign w:val="center"/>
          </w:tcPr>
          <w:p w14:paraId="555B597D" w14:textId="17702C30"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w:t>
            </w:r>
            <w:r>
              <w:rPr>
                <w:rFonts w:ascii="Calibri" w:eastAsia="等线" w:hAnsi="Calibri" w:cs="Calibri"/>
                <w:color w:val="000000"/>
              </w:rPr>
              <w:t xml:space="preserve">0 </w:t>
            </w:r>
            <w:r w:rsidRPr="002F3C4C">
              <w:rPr>
                <w:rFonts w:ascii="Calibri" w:eastAsia="等线" w:hAnsi="Calibri" w:cs="Calibri"/>
                <w:color w:val="000000"/>
              </w:rPr>
              <w:t>(1</w:t>
            </w:r>
            <w:r>
              <w:rPr>
                <w:rFonts w:ascii="Calibri" w:eastAsia="等线" w:hAnsi="Calibri" w:cs="Calibri"/>
                <w:color w:val="000000"/>
              </w:rPr>
              <w:t>.00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1.21)</w:t>
            </w:r>
          </w:p>
        </w:tc>
      </w:tr>
      <w:tr w:rsidR="003C5C28" w14:paraId="15FF394E" w14:textId="77777777" w:rsidTr="00377D73">
        <w:tc>
          <w:tcPr>
            <w:tcW w:w="1413" w:type="dxa"/>
            <w:vAlign w:val="center"/>
          </w:tcPr>
          <w:p w14:paraId="71BA95CE" w14:textId="5AB95D58"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10</w:t>
            </w:r>
            <w:r>
              <w:rPr>
                <w:rFonts w:ascii="Calibri" w:eastAsia="等线" w:hAnsi="Calibri" w:cs="Times New Roman"/>
              </w:rPr>
              <w:t xml:space="preserve"> Si</w:t>
            </w:r>
          </w:p>
        </w:tc>
        <w:tc>
          <w:tcPr>
            <w:tcW w:w="1843" w:type="dxa"/>
            <w:vAlign w:val="center"/>
          </w:tcPr>
          <w:p w14:paraId="1E11F94C" w14:textId="4AFA2ACE" w:rsidR="003C5C28" w:rsidRDefault="003C5C28" w:rsidP="00377D73">
            <w:pPr>
              <w:widowControl/>
              <w:rPr>
                <w:rFonts w:ascii="Calibri" w:eastAsia="等线" w:hAnsi="Calibri" w:cs="Times New Roman"/>
              </w:rPr>
            </w:pPr>
            <w:r w:rsidRPr="00E26A13">
              <w:rPr>
                <w:rFonts w:ascii="Calibri" w:eastAsia="等线" w:hAnsi="Calibri" w:cs="Times New Roman" w:hint="eastAsia"/>
              </w:rPr>
              <w:t>1</w:t>
            </w:r>
            <w:r w:rsidRPr="00E26A13">
              <w:rPr>
                <w:rFonts w:ascii="Calibri" w:eastAsia="等线" w:hAnsi="Calibri" w:cs="Times New Roman"/>
              </w:rPr>
              <w:t>.18 (1.11, 1.25)</w:t>
            </w:r>
          </w:p>
        </w:tc>
        <w:tc>
          <w:tcPr>
            <w:tcW w:w="1701" w:type="dxa"/>
            <w:shd w:val="clear" w:color="auto" w:fill="auto"/>
            <w:vAlign w:val="center"/>
          </w:tcPr>
          <w:p w14:paraId="32959D05" w14:textId="44DE7FA5"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1.17</w:t>
            </w:r>
            <w:r>
              <w:rPr>
                <w:rFonts w:ascii="Calibri" w:eastAsia="等线" w:hAnsi="Calibri" w:cs="Calibri"/>
                <w:color w:val="000000"/>
              </w:rPr>
              <w:t xml:space="preserve"> </w:t>
            </w:r>
            <w:r w:rsidRPr="002F3C4C">
              <w:rPr>
                <w:rFonts w:ascii="Calibri" w:eastAsia="等线" w:hAnsi="Calibri" w:cs="Calibri"/>
                <w:color w:val="000000"/>
              </w:rPr>
              <w:t>(1.1</w:t>
            </w:r>
            <w:r>
              <w:rPr>
                <w:rFonts w:ascii="Calibri" w:eastAsia="等线" w:hAnsi="Calibri" w:cs="Calibri"/>
                <w:color w:val="000000"/>
              </w:rPr>
              <w:t>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1.24)</w:t>
            </w:r>
          </w:p>
        </w:tc>
        <w:tc>
          <w:tcPr>
            <w:tcW w:w="1701" w:type="dxa"/>
            <w:shd w:val="clear" w:color="auto" w:fill="auto"/>
            <w:vAlign w:val="center"/>
          </w:tcPr>
          <w:p w14:paraId="30B59C70" w14:textId="611C2ADC"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1.19</w:t>
            </w:r>
            <w:r>
              <w:rPr>
                <w:rFonts w:ascii="Calibri" w:eastAsia="等线" w:hAnsi="Calibri" w:cs="Calibri"/>
                <w:color w:val="000000"/>
              </w:rPr>
              <w:t xml:space="preserve"> </w:t>
            </w:r>
            <w:r w:rsidRPr="002F3C4C">
              <w:rPr>
                <w:rFonts w:ascii="Calibri" w:eastAsia="等线" w:hAnsi="Calibri" w:cs="Calibri"/>
                <w:color w:val="000000"/>
              </w:rPr>
              <w:t>(1.12,</w:t>
            </w:r>
            <w:r>
              <w:rPr>
                <w:rFonts w:ascii="Calibri" w:eastAsia="等线" w:hAnsi="Calibri" w:cs="Calibri"/>
                <w:color w:val="000000"/>
              </w:rPr>
              <w:t xml:space="preserve"> </w:t>
            </w:r>
            <w:r w:rsidRPr="002F3C4C">
              <w:rPr>
                <w:rFonts w:ascii="Calibri" w:eastAsia="等线" w:hAnsi="Calibri" w:cs="Calibri"/>
                <w:color w:val="000000"/>
              </w:rPr>
              <w:t>1.26)</w:t>
            </w:r>
          </w:p>
        </w:tc>
        <w:tc>
          <w:tcPr>
            <w:tcW w:w="1842" w:type="dxa"/>
            <w:shd w:val="clear" w:color="auto" w:fill="auto"/>
            <w:vAlign w:val="center"/>
          </w:tcPr>
          <w:p w14:paraId="423F4370" w14:textId="548CA8E3"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1.15</w:t>
            </w:r>
            <w:r>
              <w:rPr>
                <w:rFonts w:ascii="Calibri" w:eastAsia="等线" w:hAnsi="Calibri" w:cs="Calibri"/>
                <w:color w:val="000000"/>
              </w:rPr>
              <w:t xml:space="preserve"> </w:t>
            </w:r>
            <w:r w:rsidRPr="002F3C4C">
              <w:rPr>
                <w:rFonts w:ascii="Calibri" w:eastAsia="等线" w:hAnsi="Calibri" w:cs="Calibri"/>
                <w:color w:val="000000"/>
              </w:rPr>
              <w:t>(1.08,</w:t>
            </w:r>
            <w:r>
              <w:rPr>
                <w:rFonts w:ascii="Calibri" w:eastAsia="等线" w:hAnsi="Calibri" w:cs="Calibri"/>
                <w:color w:val="000000"/>
              </w:rPr>
              <w:t xml:space="preserve"> </w:t>
            </w:r>
            <w:r w:rsidRPr="002F3C4C">
              <w:rPr>
                <w:rFonts w:ascii="Calibri" w:eastAsia="等线" w:hAnsi="Calibri" w:cs="Calibri"/>
                <w:color w:val="000000"/>
              </w:rPr>
              <w:t>1.23)</w:t>
            </w:r>
          </w:p>
        </w:tc>
        <w:tc>
          <w:tcPr>
            <w:tcW w:w="1843" w:type="dxa"/>
            <w:shd w:val="clear" w:color="auto" w:fill="auto"/>
            <w:vAlign w:val="center"/>
          </w:tcPr>
          <w:p w14:paraId="100AF5DC" w14:textId="696DB777"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1.15</w:t>
            </w:r>
            <w:r>
              <w:rPr>
                <w:rFonts w:ascii="Calibri" w:eastAsia="等线" w:hAnsi="Calibri" w:cs="Calibri"/>
                <w:color w:val="000000"/>
              </w:rPr>
              <w:t xml:space="preserve"> </w:t>
            </w:r>
            <w:r w:rsidRPr="002F3C4C">
              <w:rPr>
                <w:rFonts w:ascii="Calibri" w:eastAsia="等线" w:hAnsi="Calibri" w:cs="Calibri"/>
                <w:color w:val="000000"/>
              </w:rPr>
              <w:t>(1.07,</w:t>
            </w:r>
            <w:r>
              <w:rPr>
                <w:rFonts w:ascii="Calibri" w:eastAsia="等线" w:hAnsi="Calibri" w:cs="Calibri"/>
                <w:color w:val="000000"/>
              </w:rPr>
              <w:t xml:space="preserve"> </w:t>
            </w:r>
            <w:r w:rsidRPr="002F3C4C">
              <w:rPr>
                <w:rFonts w:ascii="Calibri" w:eastAsia="等线" w:hAnsi="Calibri" w:cs="Calibri"/>
                <w:color w:val="000000"/>
              </w:rPr>
              <w:t>1.23)</w:t>
            </w:r>
          </w:p>
        </w:tc>
        <w:tc>
          <w:tcPr>
            <w:tcW w:w="1843" w:type="dxa"/>
            <w:shd w:val="clear" w:color="auto" w:fill="auto"/>
            <w:vAlign w:val="center"/>
          </w:tcPr>
          <w:p w14:paraId="0F86A80E" w14:textId="79596B74"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1.11</w:t>
            </w:r>
            <w:r>
              <w:rPr>
                <w:rFonts w:ascii="Calibri" w:eastAsia="等线" w:hAnsi="Calibri" w:cs="Calibri"/>
                <w:color w:val="000000"/>
              </w:rPr>
              <w:t xml:space="preserve"> </w:t>
            </w:r>
            <w:r w:rsidRPr="002F3C4C">
              <w:rPr>
                <w:rFonts w:ascii="Calibri" w:eastAsia="等线" w:hAnsi="Calibri" w:cs="Calibri"/>
                <w:color w:val="000000"/>
              </w:rPr>
              <w:t>(1.01,</w:t>
            </w:r>
            <w:r>
              <w:rPr>
                <w:rFonts w:ascii="Calibri" w:eastAsia="等线" w:hAnsi="Calibri" w:cs="Calibri"/>
                <w:color w:val="000000"/>
              </w:rPr>
              <w:t xml:space="preserve"> </w:t>
            </w:r>
            <w:r w:rsidRPr="002F3C4C">
              <w:rPr>
                <w:rFonts w:ascii="Calibri" w:eastAsia="等线" w:hAnsi="Calibri" w:cs="Calibri"/>
                <w:color w:val="000000"/>
              </w:rPr>
              <w:t>1.21)</w:t>
            </w:r>
          </w:p>
        </w:tc>
        <w:tc>
          <w:tcPr>
            <w:tcW w:w="1762" w:type="dxa"/>
            <w:shd w:val="clear" w:color="auto" w:fill="auto"/>
            <w:vAlign w:val="center"/>
          </w:tcPr>
          <w:p w14:paraId="3BE9DE3A" w14:textId="749BD6F7"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1.18</w:t>
            </w:r>
            <w:r>
              <w:rPr>
                <w:rFonts w:ascii="Calibri" w:eastAsia="等线" w:hAnsi="Calibri" w:cs="Calibri"/>
                <w:color w:val="000000"/>
              </w:rPr>
              <w:t xml:space="preserve"> </w:t>
            </w:r>
            <w:r w:rsidRPr="002F3C4C">
              <w:rPr>
                <w:rFonts w:ascii="Calibri" w:eastAsia="等线" w:hAnsi="Calibri" w:cs="Calibri"/>
                <w:color w:val="000000"/>
              </w:rPr>
              <w:t>(1.09,</w:t>
            </w:r>
            <w:r>
              <w:rPr>
                <w:rFonts w:ascii="Calibri" w:eastAsia="等线" w:hAnsi="Calibri" w:cs="Calibri"/>
                <w:color w:val="000000"/>
              </w:rPr>
              <w:t xml:space="preserve"> </w:t>
            </w:r>
            <w:r w:rsidRPr="002F3C4C">
              <w:rPr>
                <w:rFonts w:ascii="Calibri" w:eastAsia="等线" w:hAnsi="Calibri" w:cs="Calibri"/>
                <w:color w:val="000000"/>
              </w:rPr>
              <w:t>1.27)</w:t>
            </w:r>
          </w:p>
        </w:tc>
      </w:tr>
      <w:tr w:rsidR="003C5C28" w14:paraId="24E776AA" w14:textId="77777777" w:rsidTr="00377D73">
        <w:tc>
          <w:tcPr>
            <w:tcW w:w="1413" w:type="dxa"/>
            <w:vAlign w:val="center"/>
          </w:tcPr>
          <w:p w14:paraId="45C4C3D9" w14:textId="36FFB011"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10</w:t>
            </w:r>
            <w:r>
              <w:rPr>
                <w:rFonts w:ascii="Calibri" w:eastAsia="等线" w:hAnsi="Calibri" w:cs="Times New Roman"/>
              </w:rPr>
              <w:t xml:space="preserve"> V</w:t>
            </w:r>
          </w:p>
        </w:tc>
        <w:tc>
          <w:tcPr>
            <w:tcW w:w="1843" w:type="dxa"/>
            <w:vAlign w:val="center"/>
          </w:tcPr>
          <w:p w14:paraId="289A2304" w14:textId="0001381B" w:rsidR="003C5C28" w:rsidRDefault="003C5C28" w:rsidP="00377D73">
            <w:pPr>
              <w:widowControl/>
              <w:rPr>
                <w:rFonts w:ascii="Calibri" w:eastAsia="等线" w:hAnsi="Calibri" w:cs="Times New Roman"/>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4</w:t>
            </w:r>
            <w:r w:rsidRPr="00E26A13">
              <w:rPr>
                <w:rFonts w:ascii="Calibri" w:eastAsia="等线" w:hAnsi="Calibri" w:cs="Times New Roman"/>
              </w:rPr>
              <w:t xml:space="preserve"> (1.05, 1.23)</w:t>
            </w:r>
          </w:p>
        </w:tc>
        <w:tc>
          <w:tcPr>
            <w:tcW w:w="1701" w:type="dxa"/>
            <w:shd w:val="clear" w:color="auto" w:fill="auto"/>
            <w:vAlign w:val="center"/>
          </w:tcPr>
          <w:p w14:paraId="3C3E195C" w14:textId="68E57396"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w:t>
            </w:r>
            <w:r>
              <w:rPr>
                <w:rFonts w:ascii="Calibri" w:eastAsia="等线" w:hAnsi="Calibri" w:cs="Calibri"/>
                <w:color w:val="000000"/>
              </w:rPr>
              <w:t xml:space="preserve">0 </w:t>
            </w:r>
            <w:r w:rsidRPr="002F3C4C">
              <w:rPr>
                <w:rFonts w:ascii="Calibri" w:eastAsia="等线" w:hAnsi="Calibri" w:cs="Calibri"/>
                <w:color w:val="000000"/>
              </w:rPr>
              <w:t>(1.02,</w:t>
            </w:r>
            <w:r>
              <w:rPr>
                <w:rFonts w:ascii="Calibri" w:eastAsia="等线" w:hAnsi="Calibri" w:cs="Calibri"/>
                <w:color w:val="000000"/>
              </w:rPr>
              <w:t xml:space="preserve"> </w:t>
            </w:r>
            <w:r w:rsidRPr="002F3C4C">
              <w:rPr>
                <w:rFonts w:ascii="Calibri" w:eastAsia="等线" w:hAnsi="Calibri" w:cs="Calibri"/>
                <w:color w:val="000000"/>
              </w:rPr>
              <w:t>1.2</w:t>
            </w:r>
            <w:r>
              <w:rPr>
                <w:rFonts w:ascii="Calibri" w:eastAsia="等线" w:hAnsi="Calibri" w:cs="Calibri"/>
                <w:color w:val="000000"/>
              </w:rPr>
              <w:t>0</w:t>
            </w:r>
            <w:r w:rsidRPr="002F3C4C">
              <w:rPr>
                <w:rFonts w:ascii="Calibri" w:eastAsia="等线" w:hAnsi="Calibri" w:cs="Calibri"/>
                <w:color w:val="000000"/>
              </w:rPr>
              <w:t>)</w:t>
            </w:r>
          </w:p>
        </w:tc>
        <w:tc>
          <w:tcPr>
            <w:tcW w:w="1701" w:type="dxa"/>
            <w:shd w:val="clear" w:color="auto" w:fill="auto"/>
            <w:vAlign w:val="center"/>
          </w:tcPr>
          <w:p w14:paraId="355FAE26" w14:textId="2C749DA7"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1.13</w:t>
            </w:r>
            <w:r>
              <w:rPr>
                <w:rFonts w:ascii="Calibri" w:eastAsia="等线" w:hAnsi="Calibri" w:cs="Calibri"/>
                <w:color w:val="000000"/>
              </w:rPr>
              <w:t xml:space="preserve"> </w:t>
            </w:r>
            <w:r w:rsidRPr="002F3C4C">
              <w:rPr>
                <w:rFonts w:ascii="Calibri" w:eastAsia="等线" w:hAnsi="Calibri" w:cs="Calibri"/>
                <w:color w:val="000000"/>
              </w:rPr>
              <w:t>(1.04,</w:t>
            </w:r>
            <w:r>
              <w:rPr>
                <w:rFonts w:ascii="Calibri" w:eastAsia="等线" w:hAnsi="Calibri" w:cs="Calibri"/>
                <w:color w:val="000000"/>
              </w:rPr>
              <w:t xml:space="preserve"> </w:t>
            </w:r>
            <w:r w:rsidRPr="002F3C4C">
              <w:rPr>
                <w:rFonts w:ascii="Calibri" w:eastAsia="等线" w:hAnsi="Calibri" w:cs="Calibri"/>
                <w:color w:val="000000"/>
              </w:rPr>
              <w:t>1.22)</w:t>
            </w:r>
          </w:p>
        </w:tc>
        <w:tc>
          <w:tcPr>
            <w:tcW w:w="1842" w:type="dxa"/>
            <w:shd w:val="clear" w:color="auto" w:fill="auto"/>
            <w:vAlign w:val="center"/>
          </w:tcPr>
          <w:p w14:paraId="32A8A579" w14:textId="0120E04F"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1.07</w:t>
            </w:r>
            <w:r>
              <w:rPr>
                <w:rFonts w:ascii="Calibri" w:eastAsia="等线" w:hAnsi="Calibri" w:cs="Calibri"/>
                <w:color w:val="000000"/>
              </w:rPr>
              <w:t xml:space="preserve"> </w:t>
            </w: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1.16)</w:t>
            </w:r>
          </w:p>
        </w:tc>
        <w:tc>
          <w:tcPr>
            <w:tcW w:w="1843" w:type="dxa"/>
            <w:shd w:val="clear" w:color="auto" w:fill="auto"/>
            <w:vAlign w:val="center"/>
          </w:tcPr>
          <w:p w14:paraId="0AE0D93E" w14:textId="54FCE443"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1.07</w:t>
            </w:r>
            <w:r>
              <w:rPr>
                <w:rFonts w:ascii="Calibri" w:eastAsia="等线" w:hAnsi="Calibri" w:cs="Calibri"/>
                <w:color w:val="000000"/>
              </w:rPr>
              <w:t xml:space="preserve"> </w:t>
            </w: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1.16)</w:t>
            </w:r>
          </w:p>
        </w:tc>
        <w:tc>
          <w:tcPr>
            <w:tcW w:w="1843" w:type="dxa"/>
            <w:shd w:val="clear" w:color="auto" w:fill="auto"/>
            <w:vAlign w:val="center"/>
          </w:tcPr>
          <w:p w14:paraId="6EFAE188" w14:textId="1A86B494"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(0.9</w:t>
            </w:r>
            <w:r>
              <w:rPr>
                <w:rFonts w:ascii="Calibri" w:eastAsia="等线" w:hAnsi="Calibri" w:cs="Calibri"/>
                <w:color w:val="000000"/>
              </w:rPr>
              <w:t>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1.09)</w:t>
            </w:r>
          </w:p>
        </w:tc>
        <w:tc>
          <w:tcPr>
            <w:tcW w:w="1762" w:type="dxa"/>
            <w:shd w:val="clear" w:color="auto" w:fill="auto"/>
            <w:vAlign w:val="center"/>
          </w:tcPr>
          <w:p w14:paraId="29AB1F96" w14:textId="2C4F54C8"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1.08</w:t>
            </w:r>
            <w:r>
              <w:rPr>
                <w:rFonts w:ascii="Calibri" w:eastAsia="等线" w:hAnsi="Calibri" w:cs="Calibri"/>
                <w:color w:val="000000"/>
              </w:rPr>
              <w:t xml:space="preserve"> </w:t>
            </w: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1.17)</w:t>
            </w:r>
          </w:p>
        </w:tc>
      </w:tr>
      <w:tr w:rsidR="003C5C28" w14:paraId="253596E3" w14:textId="77777777" w:rsidTr="00377D73">
        <w:tc>
          <w:tcPr>
            <w:tcW w:w="1413" w:type="dxa"/>
            <w:vAlign w:val="center"/>
          </w:tcPr>
          <w:p w14:paraId="101C71E7" w14:textId="270721C8"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10</w:t>
            </w:r>
            <w:r>
              <w:rPr>
                <w:rFonts w:ascii="Calibri" w:eastAsia="等线" w:hAnsi="Calibri" w:cs="Times New Roman"/>
              </w:rPr>
              <w:t xml:space="preserve"> Zn</w:t>
            </w:r>
          </w:p>
        </w:tc>
        <w:tc>
          <w:tcPr>
            <w:tcW w:w="1843" w:type="dxa"/>
            <w:vAlign w:val="center"/>
          </w:tcPr>
          <w:p w14:paraId="2E4A752C" w14:textId="61189F81" w:rsidR="003C5C28" w:rsidRDefault="003C5C28" w:rsidP="00377D73">
            <w:pPr>
              <w:widowControl/>
              <w:rPr>
                <w:rFonts w:ascii="Calibri" w:eastAsia="等线" w:hAnsi="Calibri" w:cs="Times New Roman"/>
              </w:rPr>
            </w:pPr>
            <w:r w:rsidRPr="00E26A13">
              <w:rPr>
                <w:rFonts w:ascii="Calibri" w:eastAsia="等线" w:hAnsi="Calibri" w:cs="Times New Roman" w:hint="eastAsia"/>
              </w:rPr>
              <w:t>0</w:t>
            </w:r>
            <w:r w:rsidRPr="00E26A13">
              <w:rPr>
                <w:rFonts w:ascii="Calibri" w:eastAsia="等线" w:hAnsi="Calibri" w:cs="Times New Roman"/>
              </w:rPr>
              <w:t>.99 (0.91, 1.08)</w:t>
            </w:r>
          </w:p>
        </w:tc>
        <w:tc>
          <w:tcPr>
            <w:tcW w:w="1701" w:type="dxa"/>
            <w:shd w:val="clear" w:color="auto" w:fill="auto"/>
            <w:vAlign w:val="center"/>
          </w:tcPr>
          <w:p w14:paraId="797DF30C" w14:textId="4982E35B"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(0.93,</w:t>
            </w:r>
            <w:r>
              <w:rPr>
                <w:rFonts w:ascii="Calibri" w:eastAsia="等线" w:hAnsi="Calibri" w:cs="Calibri"/>
                <w:color w:val="000000"/>
              </w:rPr>
              <w:t xml:space="preserve"> </w:t>
            </w:r>
            <w:r w:rsidRPr="002F3C4C">
              <w:rPr>
                <w:rFonts w:ascii="Calibri" w:eastAsia="等线" w:hAnsi="Calibri" w:cs="Calibri"/>
                <w:color w:val="000000"/>
              </w:rPr>
              <w:t>1.05)</w:t>
            </w:r>
          </w:p>
        </w:tc>
        <w:tc>
          <w:tcPr>
            <w:tcW w:w="1701" w:type="dxa"/>
            <w:shd w:val="clear" w:color="auto" w:fill="auto"/>
            <w:vAlign w:val="center"/>
          </w:tcPr>
          <w:p w14:paraId="6FE1F9EF" w14:textId="391997B8"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0.98</w:t>
            </w:r>
            <w:r>
              <w:rPr>
                <w:rFonts w:ascii="Calibri" w:eastAsia="等线" w:hAnsi="Calibri" w:cs="Calibri"/>
                <w:color w:val="000000"/>
              </w:rPr>
              <w:t xml:space="preserve"> </w:t>
            </w:r>
            <w:r w:rsidRPr="002F3C4C">
              <w:rPr>
                <w:rFonts w:ascii="Calibri" w:eastAsia="等线" w:hAnsi="Calibri" w:cs="Calibri"/>
                <w:color w:val="000000"/>
              </w:rPr>
              <w:t>(0.92,</w:t>
            </w:r>
            <w:r>
              <w:rPr>
                <w:rFonts w:ascii="Calibri" w:eastAsia="等线" w:hAnsi="Calibri" w:cs="Calibri"/>
                <w:color w:val="000000"/>
              </w:rPr>
              <w:t xml:space="preserve"> </w:t>
            </w:r>
            <w:r w:rsidRPr="002F3C4C">
              <w:rPr>
                <w:rFonts w:ascii="Calibri" w:eastAsia="等线" w:hAnsi="Calibri" w:cs="Calibri"/>
                <w:color w:val="000000"/>
              </w:rPr>
              <w:t>1.04)</w:t>
            </w:r>
          </w:p>
        </w:tc>
        <w:tc>
          <w:tcPr>
            <w:tcW w:w="1842" w:type="dxa"/>
            <w:shd w:val="clear" w:color="auto" w:fill="auto"/>
            <w:vAlign w:val="center"/>
          </w:tcPr>
          <w:p w14:paraId="4B3E394A" w14:textId="5CEC3193"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(0.93,</w:t>
            </w:r>
            <w:r>
              <w:rPr>
                <w:rFonts w:ascii="Calibri" w:eastAsia="等线" w:hAnsi="Calibri" w:cs="Calibri"/>
                <w:color w:val="000000"/>
              </w:rPr>
              <w:t xml:space="preserve"> </w:t>
            </w:r>
            <w:r w:rsidRPr="002F3C4C">
              <w:rPr>
                <w:rFonts w:ascii="Calibri" w:eastAsia="等线" w:hAnsi="Calibri" w:cs="Calibri"/>
                <w:color w:val="000000"/>
              </w:rPr>
              <w:t>1.05)</w:t>
            </w:r>
          </w:p>
        </w:tc>
        <w:tc>
          <w:tcPr>
            <w:tcW w:w="1843" w:type="dxa"/>
            <w:shd w:val="clear" w:color="auto" w:fill="auto"/>
            <w:vAlign w:val="center"/>
          </w:tcPr>
          <w:p w14:paraId="2D28A247" w14:textId="633C4D16"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0.95</w:t>
            </w:r>
            <w:r>
              <w:rPr>
                <w:rFonts w:ascii="Calibri" w:eastAsia="等线" w:hAnsi="Calibri" w:cs="Calibri"/>
                <w:color w:val="000000"/>
              </w:rPr>
              <w:t xml:space="preserve"> </w:t>
            </w:r>
            <w:r w:rsidRPr="002F3C4C">
              <w:rPr>
                <w:rFonts w:ascii="Calibri" w:eastAsia="等线" w:hAnsi="Calibri" w:cs="Calibri"/>
                <w:color w:val="000000"/>
              </w:rPr>
              <w:t>(0.89,</w:t>
            </w:r>
            <w:r>
              <w:rPr>
                <w:rFonts w:ascii="Calibri" w:eastAsia="等线" w:hAnsi="Calibri" w:cs="Calibri"/>
                <w:color w:val="000000"/>
              </w:rPr>
              <w:t xml:space="preserve"> </w:t>
            </w:r>
            <w:r w:rsidRPr="002F3C4C">
              <w:rPr>
                <w:rFonts w:ascii="Calibri" w:eastAsia="等线" w:hAnsi="Calibri" w:cs="Calibri"/>
                <w:color w:val="000000"/>
              </w:rPr>
              <w:t>1.01)</w:t>
            </w:r>
          </w:p>
        </w:tc>
        <w:tc>
          <w:tcPr>
            <w:tcW w:w="1843" w:type="dxa"/>
            <w:shd w:val="clear" w:color="auto" w:fill="auto"/>
            <w:vAlign w:val="center"/>
          </w:tcPr>
          <w:p w14:paraId="0AE641D5" w14:textId="3636D40D"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(0.93,</w:t>
            </w:r>
            <w:r>
              <w:rPr>
                <w:rFonts w:ascii="Calibri" w:eastAsia="等线" w:hAnsi="Calibri" w:cs="Calibri"/>
                <w:color w:val="000000"/>
              </w:rPr>
              <w:t xml:space="preserve"> </w:t>
            </w:r>
            <w:r w:rsidRPr="002F3C4C">
              <w:rPr>
                <w:rFonts w:ascii="Calibri" w:eastAsia="等线" w:hAnsi="Calibri" w:cs="Calibri"/>
                <w:color w:val="000000"/>
              </w:rPr>
              <w:t>1.05)</w:t>
            </w:r>
          </w:p>
        </w:tc>
        <w:tc>
          <w:tcPr>
            <w:tcW w:w="1762" w:type="dxa"/>
            <w:shd w:val="clear" w:color="auto" w:fill="auto"/>
            <w:vAlign w:val="center"/>
          </w:tcPr>
          <w:p w14:paraId="3E783928" w14:textId="5AEDC5E7"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0.97</w:t>
            </w:r>
            <w:r>
              <w:rPr>
                <w:rFonts w:ascii="Calibri" w:eastAsia="等线" w:hAnsi="Calibri" w:cs="Calibri"/>
                <w:color w:val="000000"/>
              </w:rPr>
              <w:t xml:space="preserve"> </w:t>
            </w:r>
            <w:r w:rsidRPr="002F3C4C">
              <w:rPr>
                <w:rFonts w:ascii="Calibri" w:eastAsia="等线" w:hAnsi="Calibri" w:cs="Calibri"/>
                <w:color w:val="000000"/>
              </w:rPr>
              <w:t>(0.91,</w:t>
            </w:r>
            <w:r>
              <w:rPr>
                <w:rFonts w:ascii="Calibri" w:eastAsia="等线" w:hAnsi="Calibri" w:cs="Calibri"/>
                <w:color w:val="000000"/>
              </w:rPr>
              <w:t xml:space="preserve"> </w:t>
            </w:r>
            <w:r w:rsidRPr="002F3C4C">
              <w:rPr>
                <w:rFonts w:ascii="Calibri" w:eastAsia="等线" w:hAnsi="Calibri" w:cs="Calibri"/>
                <w:color w:val="000000"/>
              </w:rPr>
              <w:t>1.03)</w:t>
            </w:r>
          </w:p>
        </w:tc>
      </w:tr>
      <w:tr w:rsidR="003C5C28" w14:paraId="0A04F347" w14:textId="77777777" w:rsidTr="00377D73">
        <w:tc>
          <w:tcPr>
            <w:tcW w:w="1413" w:type="dxa"/>
            <w:vAlign w:val="center"/>
          </w:tcPr>
          <w:p w14:paraId="251862B1" w14:textId="05F715E8"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2.5</w:t>
            </w:r>
            <w:r>
              <w:rPr>
                <w:rFonts w:ascii="Calibri" w:eastAsia="等线" w:hAnsi="Calibri" w:cs="Times New Roman"/>
              </w:rPr>
              <w:t xml:space="preserve"> Cu</w:t>
            </w:r>
          </w:p>
        </w:tc>
        <w:tc>
          <w:tcPr>
            <w:tcW w:w="1843" w:type="dxa"/>
            <w:vAlign w:val="center"/>
          </w:tcPr>
          <w:p w14:paraId="338EE1DD" w14:textId="148B4547" w:rsidR="003C5C28" w:rsidRDefault="003C5C28" w:rsidP="00377D73">
            <w:pPr>
              <w:widowControl/>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.18 (1.10, 1.27)</w:t>
            </w:r>
          </w:p>
        </w:tc>
        <w:tc>
          <w:tcPr>
            <w:tcW w:w="1701" w:type="dxa"/>
            <w:shd w:val="clear" w:color="auto" w:fill="auto"/>
            <w:vAlign w:val="center"/>
          </w:tcPr>
          <w:p w14:paraId="0B7BB2A8" w14:textId="168C2782"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1.15</w:t>
            </w:r>
            <w:r>
              <w:rPr>
                <w:rFonts w:ascii="Calibri" w:eastAsia="等线" w:hAnsi="Calibri" w:cs="Calibri"/>
                <w:color w:val="000000"/>
              </w:rPr>
              <w:t xml:space="preserve"> </w:t>
            </w:r>
            <w:r w:rsidRPr="002F3C4C">
              <w:rPr>
                <w:rFonts w:ascii="Calibri" w:eastAsia="等线" w:hAnsi="Calibri" w:cs="Calibri"/>
                <w:color w:val="000000"/>
              </w:rPr>
              <w:t>(1.07,</w:t>
            </w:r>
            <w:r>
              <w:rPr>
                <w:rFonts w:ascii="Calibri" w:eastAsia="等线" w:hAnsi="Calibri" w:cs="Calibri"/>
                <w:color w:val="000000"/>
              </w:rPr>
              <w:t xml:space="preserve"> </w:t>
            </w:r>
            <w:r w:rsidRPr="002F3C4C">
              <w:rPr>
                <w:rFonts w:ascii="Calibri" w:eastAsia="等线" w:hAnsi="Calibri" w:cs="Calibri"/>
                <w:color w:val="000000"/>
              </w:rPr>
              <w:t>1.24)</w:t>
            </w:r>
          </w:p>
        </w:tc>
        <w:tc>
          <w:tcPr>
            <w:tcW w:w="1701" w:type="dxa"/>
            <w:shd w:val="clear" w:color="auto" w:fill="auto"/>
            <w:vAlign w:val="center"/>
          </w:tcPr>
          <w:p w14:paraId="23818291" w14:textId="5FD06439"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1.18</w:t>
            </w:r>
            <w:r>
              <w:rPr>
                <w:rFonts w:ascii="Calibri" w:eastAsia="等线" w:hAnsi="Calibri" w:cs="Calibri"/>
                <w:color w:val="000000"/>
              </w:rPr>
              <w:t xml:space="preserve"> </w:t>
            </w:r>
            <w:r w:rsidRPr="002F3C4C">
              <w:rPr>
                <w:rFonts w:ascii="Calibri" w:eastAsia="等线" w:hAnsi="Calibri" w:cs="Calibri"/>
                <w:color w:val="000000"/>
              </w:rPr>
              <w:t>(1.1</w:t>
            </w:r>
            <w:r>
              <w:rPr>
                <w:rFonts w:ascii="Calibri" w:eastAsia="等线" w:hAnsi="Calibri" w:cs="Calibri"/>
                <w:color w:val="000000"/>
              </w:rPr>
              <w:t>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1.28)</w:t>
            </w:r>
          </w:p>
        </w:tc>
        <w:tc>
          <w:tcPr>
            <w:tcW w:w="1842" w:type="dxa"/>
            <w:shd w:val="clear" w:color="auto" w:fill="auto"/>
            <w:vAlign w:val="center"/>
          </w:tcPr>
          <w:p w14:paraId="3A7ABC9C" w14:textId="0BA45139"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1.13</w:t>
            </w:r>
            <w:r>
              <w:rPr>
                <w:rFonts w:ascii="Calibri" w:eastAsia="等线" w:hAnsi="Calibri" w:cs="Calibri"/>
                <w:color w:val="000000"/>
              </w:rPr>
              <w:t xml:space="preserve"> </w:t>
            </w:r>
            <w:r w:rsidRPr="002F3C4C">
              <w:rPr>
                <w:rFonts w:ascii="Calibri" w:eastAsia="等线" w:hAnsi="Calibri" w:cs="Calibri"/>
                <w:color w:val="000000"/>
              </w:rPr>
              <w:t>(1.05,</w:t>
            </w:r>
            <w:r>
              <w:rPr>
                <w:rFonts w:ascii="Calibri" w:eastAsia="等线" w:hAnsi="Calibri" w:cs="Calibri"/>
                <w:color w:val="000000"/>
              </w:rPr>
              <w:t xml:space="preserve"> </w:t>
            </w:r>
            <w:r w:rsidRPr="002F3C4C">
              <w:rPr>
                <w:rFonts w:ascii="Calibri" w:eastAsia="等线" w:hAnsi="Calibri" w:cs="Calibri"/>
                <w:color w:val="000000"/>
              </w:rPr>
              <w:t>1.22)</w:t>
            </w:r>
          </w:p>
        </w:tc>
        <w:tc>
          <w:tcPr>
            <w:tcW w:w="1843" w:type="dxa"/>
            <w:shd w:val="clear" w:color="auto" w:fill="auto"/>
            <w:vAlign w:val="center"/>
          </w:tcPr>
          <w:p w14:paraId="11A26E89" w14:textId="3CFAE687"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1.09</w:t>
            </w:r>
            <w:r>
              <w:rPr>
                <w:rFonts w:ascii="Calibri" w:eastAsia="等线" w:hAnsi="Calibri" w:cs="Calibri"/>
                <w:color w:val="000000"/>
              </w:rPr>
              <w:t xml:space="preserve"> </w:t>
            </w:r>
            <w:r w:rsidRPr="002F3C4C">
              <w:rPr>
                <w:rFonts w:ascii="Calibri" w:eastAsia="等线" w:hAnsi="Calibri" w:cs="Calibri"/>
                <w:color w:val="000000"/>
              </w:rPr>
              <w:t>(0.98,</w:t>
            </w:r>
            <w:r>
              <w:rPr>
                <w:rFonts w:ascii="Calibri" w:eastAsia="等线" w:hAnsi="Calibri" w:cs="Calibri"/>
                <w:color w:val="000000"/>
              </w:rPr>
              <w:t xml:space="preserve"> </w:t>
            </w:r>
            <w:r w:rsidRPr="002F3C4C">
              <w:rPr>
                <w:rFonts w:ascii="Calibri" w:eastAsia="等线" w:hAnsi="Calibri" w:cs="Calibri"/>
                <w:color w:val="000000"/>
              </w:rPr>
              <w:t>1.22)</w:t>
            </w:r>
          </w:p>
        </w:tc>
        <w:tc>
          <w:tcPr>
            <w:tcW w:w="1843" w:type="dxa"/>
            <w:shd w:val="clear" w:color="auto" w:fill="auto"/>
            <w:vAlign w:val="center"/>
          </w:tcPr>
          <w:p w14:paraId="1F774AA6" w14:textId="57866B10"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1.02</w:t>
            </w:r>
            <w:r>
              <w:rPr>
                <w:rFonts w:ascii="Calibri" w:eastAsia="等线" w:hAnsi="Calibri" w:cs="Calibri"/>
                <w:color w:val="000000"/>
              </w:rPr>
              <w:t xml:space="preserve"> </w:t>
            </w:r>
            <w:r w:rsidRPr="002F3C4C">
              <w:rPr>
                <w:rFonts w:ascii="Calibri" w:eastAsia="等线" w:hAnsi="Calibri" w:cs="Calibri"/>
                <w:color w:val="000000"/>
              </w:rPr>
              <w:t>(0.91,</w:t>
            </w:r>
            <w:r>
              <w:rPr>
                <w:rFonts w:ascii="Calibri" w:eastAsia="等线" w:hAnsi="Calibri" w:cs="Calibri"/>
                <w:color w:val="000000"/>
              </w:rPr>
              <w:t xml:space="preserve"> </w:t>
            </w:r>
            <w:r w:rsidRPr="002F3C4C">
              <w:rPr>
                <w:rFonts w:ascii="Calibri" w:eastAsia="等线" w:hAnsi="Calibri" w:cs="Calibri"/>
                <w:color w:val="000000"/>
              </w:rPr>
              <w:t>1.14)</w:t>
            </w:r>
          </w:p>
        </w:tc>
        <w:tc>
          <w:tcPr>
            <w:tcW w:w="1762" w:type="dxa"/>
            <w:shd w:val="clear" w:color="auto" w:fill="auto"/>
            <w:vAlign w:val="center"/>
          </w:tcPr>
          <w:p w14:paraId="3E7783B8" w14:textId="7537DDD9"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1.13</w:t>
            </w:r>
            <w:r>
              <w:rPr>
                <w:rFonts w:ascii="Calibri" w:eastAsia="等线" w:hAnsi="Calibri" w:cs="Calibri"/>
                <w:color w:val="000000"/>
              </w:rPr>
              <w:t xml:space="preserve"> </w:t>
            </w:r>
            <w:r w:rsidRPr="002F3C4C">
              <w:rPr>
                <w:rFonts w:ascii="Calibri" w:eastAsia="等线" w:hAnsi="Calibri" w:cs="Calibri"/>
                <w:color w:val="000000"/>
              </w:rPr>
              <w:t>(1.04,</w:t>
            </w:r>
            <w:r>
              <w:rPr>
                <w:rFonts w:ascii="Calibri" w:eastAsia="等线" w:hAnsi="Calibri" w:cs="Calibri"/>
                <w:color w:val="000000"/>
              </w:rPr>
              <w:t xml:space="preserve"> </w:t>
            </w:r>
            <w:r w:rsidRPr="002F3C4C">
              <w:rPr>
                <w:rFonts w:ascii="Calibri" w:eastAsia="等线" w:hAnsi="Calibri" w:cs="Calibri"/>
                <w:color w:val="000000"/>
              </w:rPr>
              <w:t>1.24)</w:t>
            </w:r>
          </w:p>
        </w:tc>
      </w:tr>
      <w:tr w:rsidR="003C5C28" w14:paraId="4E2CD341" w14:textId="77777777" w:rsidTr="00377D73">
        <w:tc>
          <w:tcPr>
            <w:tcW w:w="1413" w:type="dxa"/>
            <w:vAlign w:val="center"/>
          </w:tcPr>
          <w:p w14:paraId="38A79D78" w14:textId="7358643A"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2.5</w:t>
            </w:r>
            <w:r>
              <w:rPr>
                <w:rFonts w:ascii="Calibri" w:eastAsia="等线" w:hAnsi="Calibri" w:cs="Times New Roman"/>
              </w:rPr>
              <w:t xml:space="preserve"> Fe</w:t>
            </w:r>
          </w:p>
        </w:tc>
        <w:tc>
          <w:tcPr>
            <w:tcW w:w="1843" w:type="dxa"/>
            <w:vAlign w:val="center"/>
          </w:tcPr>
          <w:p w14:paraId="1150DFDC" w14:textId="13B6D89F" w:rsidR="003C5C28" w:rsidRDefault="003C5C28" w:rsidP="00377D73">
            <w:pPr>
              <w:widowControl/>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.22 (1.13, 1.31)</w:t>
            </w:r>
          </w:p>
        </w:tc>
        <w:tc>
          <w:tcPr>
            <w:tcW w:w="1701" w:type="dxa"/>
            <w:shd w:val="clear" w:color="auto" w:fill="auto"/>
            <w:vAlign w:val="center"/>
          </w:tcPr>
          <w:p w14:paraId="66A8B789" w14:textId="045F4A99"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1.19</w:t>
            </w:r>
            <w:r>
              <w:rPr>
                <w:rFonts w:ascii="Calibri" w:eastAsia="等线" w:hAnsi="Calibri" w:cs="Calibri"/>
                <w:color w:val="000000"/>
              </w:rPr>
              <w:t xml:space="preserve"> </w:t>
            </w:r>
            <w:r w:rsidRPr="002F3C4C">
              <w:rPr>
                <w:rFonts w:ascii="Calibri" w:eastAsia="等线" w:hAnsi="Calibri" w:cs="Calibri"/>
                <w:color w:val="000000"/>
              </w:rPr>
              <w:t>(1.11,</w:t>
            </w:r>
            <w:r>
              <w:rPr>
                <w:rFonts w:ascii="Calibri" w:eastAsia="等线" w:hAnsi="Calibri" w:cs="Calibri"/>
                <w:color w:val="000000"/>
              </w:rPr>
              <w:t xml:space="preserve"> </w:t>
            </w:r>
            <w:r w:rsidRPr="002F3C4C">
              <w:rPr>
                <w:rFonts w:ascii="Calibri" w:eastAsia="等线" w:hAnsi="Calibri" w:cs="Calibri"/>
                <w:color w:val="000000"/>
              </w:rPr>
              <w:t>1.28)</w:t>
            </w:r>
          </w:p>
        </w:tc>
        <w:tc>
          <w:tcPr>
            <w:tcW w:w="1701" w:type="dxa"/>
            <w:shd w:val="clear" w:color="auto" w:fill="auto"/>
            <w:vAlign w:val="center"/>
          </w:tcPr>
          <w:p w14:paraId="719600F2" w14:textId="53D7AEFD"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1.22</w:t>
            </w:r>
            <w:r>
              <w:rPr>
                <w:rFonts w:ascii="Calibri" w:eastAsia="等线" w:hAnsi="Calibri" w:cs="Calibri"/>
                <w:color w:val="000000"/>
              </w:rPr>
              <w:t xml:space="preserve"> </w:t>
            </w:r>
            <w:r w:rsidRPr="002F3C4C">
              <w:rPr>
                <w:rFonts w:ascii="Calibri" w:eastAsia="等线" w:hAnsi="Calibri" w:cs="Calibri"/>
                <w:color w:val="000000"/>
              </w:rPr>
              <w:t>(1.13,</w:t>
            </w:r>
            <w:r>
              <w:rPr>
                <w:rFonts w:ascii="Calibri" w:eastAsia="等线" w:hAnsi="Calibri" w:cs="Calibri"/>
                <w:color w:val="000000"/>
              </w:rPr>
              <w:t xml:space="preserve"> </w:t>
            </w:r>
            <w:r w:rsidRPr="002F3C4C">
              <w:rPr>
                <w:rFonts w:ascii="Calibri" w:eastAsia="等线" w:hAnsi="Calibri" w:cs="Calibri"/>
                <w:color w:val="000000"/>
              </w:rPr>
              <w:t>1.31)</w:t>
            </w:r>
          </w:p>
        </w:tc>
        <w:tc>
          <w:tcPr>
            <w:tcW w:w="1842" w:type="dxa"/>
            <w:shd w:val="clear" w:color="auto" w:fill="auto"/>
            <w:vAlign w:val="center"/>
          </w:tcPr>
          <w:p w14:paraId="22AF3F9F" w14:textId="797FD662"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1.17</w:t>
            </w:r>
            <w:r>
              <w:rPr>
                <w:rFonts w:ascii="Calibri" w:eastAsia="等线" w:hAnsi="Calibri" w:cs="Calibri"/>
                <w:color w:val="000000"/>
              </w:rPr>
              <w:t xml:space="preserve"> </w:t>
            </w:r>
            <w:r w:rsidRPr="002F3C4C">
              <w:rPr>
                <w:rFonts w:ascii="Calibri" w:eastAsia="等线" w:hAnsi="Calibri" w:cs="Calibri"/>
                <w:color w:val="000000"/>
              </w:rPr>
              <w:t>(1.09,</w:t>
            </w:r>
            <w:r>
              <w:rPr>
                <w:rFonts w:ascii="Calibri" w:eastAsia="等线" w:hAnsi="Calibri" w:cs="Calibri"/>
                <w:color w:val="000000"/>
              </w:rPr>
              <w:t xml:space="preserve"> </w:t>
            </w:r>
            <w:r w:rsidRPr="002F3C4C">
              <w:rPr>
                <w:rFonts w:ascii="Calibri" w:eastAsia="等线" w:hAnsi="Calibri" w:cs="Calibri"/>
                <w:color w:val="000000"/>
              </w:rPr>
              <w:t>1.27)</w:t>
            </w:r>
          </w:p>
        </w:tc>
        <w:tc>
          <w:tcPr>
            <w:tcW w:w="1843" w:type="dxa"/>
            <w:shd w:val="clear" w:color="auto" w:fill="auto"/>
            <w:vAlign w:val="center"/>
          </w:tcPr>
          <w:p w14:paraId="38288C68" w14:textId="1453DCA8"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1.17</w:t>
            </w:r>
            <w:r>
              <w:rPr>
                <w:rFonts w:ascii="Calibri" w:eastAsia="等线" w:hAnsi="Calibri" w:cs="Calibri"/>
                <w:color w:val="000000"/>
              </w:rPr>
              <w:t xml:space="preserve"> </w:t>
            </w:r>
            <w:r w:rsidRPr="002F3C4C">
              <w:rPr>
                <w:rFonts w:ascii="Calibri" w:eastAsia="等线" w:hAnsi="Calibri" w:cs="Calibri"/>
                <w:color w:val="000000"/>
              </w:rPr>
              <w:t>(1.06,</w:t>
            </w:r>
            <w:r>
              <w:rPr>
                <w:rFonts w:ascii="Calibri" w:eastAsia="等线" w:hAnsi="Calibri" w:cs="Calibri"/>
                <w:color w:val="000000"/>
              </w:rPr>
              <w:t xml:space="preserve"> </w:t>
            </w:r>
            <w:r w:rsidRPr="002F3C4C">
              <w:rPr>
                <w:rFonts w:ascii="Calibri" w:eastAsia="等线" w:hAnsi="Calibri" w:cs="Calibri"/>
                <w:color w:val="000000"/>
              </w:rPr>
              <w:t>1.29)</w:t>
            </w:r>
          </w:p>
        </w:tc>
        <w:tc>
          <w:tcPr>
            <w:tcW w:w="1843" w:type="dxa"/>
            <w:shd w:val="clear" w:color="auto" w:fill="auto"/>
            <w:vAlign w:val="center"/>
          </w:tcPr>
          <w:p w14:paraId="069F3CDD" w14:textId="4806CD01"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w:t>
            </w:r>
            <w:r>
              <w:rPr>
                <w:rFonts w:ascii="Calibri" w:eastAsia="等线" w:hAnsi="Calibri" w:cs="Calibri"/>
                <w:color w:val="000000"/>
              </w:rPr>
              <w:t xml:space="preserve">0 </w:t>
            </w:r>
            <w:r w:rsidRPr="002F3C4C">
              <w:rPr>
                <w:rFonts w:ascii="Calibri" w:eastAsia="等线" w:hAnsi="Calibri" w:cs="Calibri"/>
                <w:color w:val="000000"/>
              </w:rPr>
              <w:t>(0.98,</w:t>
            </w:r>
            <w:r>
              <w:rPr>
                <w:rFonts w:ascii="Calibri" w:eastAsia="等线" w:hAnsi="Calibri" w:cs="Calibri"/>
                <w:color w:val="000000"/>
              </w:rPr>
              <w:t xml:space="preserve"> </w:t>
            </w:r>
            <w:r w:rsidRPr="002F3C4C">
              <w:rPr>
                <w:rFonts w:ascii="Calibri" w:eastAsia="等线" w:hAnsi="Calibri" w:cs="Calibri"/>
                <w:color w:val="000000"/>
              </w:rPr>
              <w:t>1.24)</w:t>
            </w:r>
          </w:p>
        </w:tc>
        <w:tc>
          <w:tcPr>
            <w:tcW w:w="1762" w:type="dxa"/>
            <w:shd w:val="clear" w:color="auto" w:fill="auto"/>
            <w:vAlign w:val="center"/>
          </w:tcPr>
          <w:p w14:paraId="25EE9DEA" w14:textId="6A3F9120"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1.19</w:t>
            </w:r>
            <w:r>
              <w:rPr>
                <w:rFonts w:ascii="Calibri" w:eastAsia="等线" w:hAnsi="Calibri" w:cs="Calibri"/>
                <w:color w:val="000000"/>
              </w:rPr>
              <w:t xml:space="preserve"> </w:t>
            </w:r>
            <w:r w:rsidRPr="002F3C4C">
              <w:rPr>
                <w:rFonts w:ascii="Calibri" w:eastAsia="等线" w:hAnsi="Calibri" w:cs="Calibri"/>
                <w:color w:val="000000"/>
              </w:rPr>
              <w:t>(1.09,</w:t>
            </w:r>
            <w:r>
              <w:rPr>
                <w:rFonts w:ascii="Calibri" w:eastAsia="等线" w:hAnsi="Calibri" w:cs="Calibri"/>
                <w:color w:val="000000"/>
              </w:rPr>
              <w:t xml:space="preserve"> </w:t>
            </w:r>
            <w:r w:rsidRPr="002F3C4C">
              <w:rPr>
                <w:rFonts w:ascii="Calibri" w:eastAsia="等线" w:hAnsi="Calibri" w:cs="Calibri"/>
                <w:color w:val="000000"/>
              </w:rPr>
              <w:t>1.3</w:t>
            </w:r>
            <w:r>
              <w:rPr>
                <w:rFonts w:ascii="Calibri" w:eastAsia="等线" w:hAnsi="Calibri" w:cs="Calibri"/>
                <w:color w:val="000000"/>
              </w:rPr>
              <w:t>0</w:t>
            </w:r>
            <w:r w:rsidRPr="002F3C4C">
              <w:rPr>
                <w:rFonts w:ascii="Calibri" w:eastAsia="等线" w:hAnsi="Calibri" w:cs="Calibri"/>
                <w:color w:val="000000"/>
              </w:rPr>
              <w:t>)</w:t>
            </w:r>
          </w:p>
        </w:tc>
      </w:tr>
      <w:tr w:rsidR="003C5C28" w14:paraId="55BCD3C2" w14:textId="77777777" w:rsidTr="00377D73">
        <w:tc>
          <w:tcPr>
            <w:tcW w:w="1413" w:type="dxa"/>
            <w:vAlign w:val="center"/>
          </w:tcPr>
          <w:p w14:paraId="4A70CAD4" w14:textId="1C1314BC"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2.5</w:t>
            </w:r>
            <w:r>
              <w:rPr>
                <w:rFonts w:ascii="Calibri" w:eastAsia="等线" w:hAnsi="Calibri" w:cs="Times New Roman"/>
              </w:rPr>
              <w:t xml:space="preserve"> K</w:t>
            </w:r>
          </w:p>
        </w:tc>
        <w:tc>
          <w:tcPr>
            <w:tcW w:w="1843" w:type="dxa"/>
            <w:vAlign w:val="center"/>
          </w:tcPr>
          <w:p w14:paraId="64220C2B" w14:textId="53E0D222" w:rsidR="003C5C28" w:rsidRDefault="003C5C28" w:rsidP="00377D73">
            <w:pPr>
              <w:widowControl/>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.98 (0.90, 1.07)</w:t>
            </w:r>
          </w:p>
        </w:tc>
        <w:tc>
          <w:tcPr>
            <w:tcW w:w="1701" w:type="dxa"/>
            <w:shd w:val="clear" w:color="auto" w:fill="auto"/>
            <w:vAlign w:val="center"/>
          </w:tcPr>
          <w:p w14:paraId="0939AFB5" w14:textId="63949DE7"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0.98</w:t>
            </w:r>
            <w:r>
              <w:rPr>
                <w:rFonts w:ascii="Calibri" w:eastAsia="等线" w:hAnsi="Calibri" w:cs="Calibri"/>
                <w:color w:val="000000"/>
              </w:rPr>
              <w:t xml:space="preserve"> </w:t>
            </w:r>
            <w:r w:rsidRPr="002F3C4C">
              <w:rPr>
                <w:rFonts w:ascii="Calibri" w:eastAsia="等线" w:hAnsi="Calibri" w:cs="Calibri"/>
                <w:color w:val="000000"/>
              </w:rPr>
              <w:t>(0.9</w:t>
            </w:r>
            <w:r>
              <w:rPr>
                <w:rFonts w:ascii="Calibri" w:eastAsia="等线" w:hAnsi="Calibri" w:cs="Calibri"/>
                <w:color w:val="000000"/>
              </w:rPr>
              <w:t>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1.06)</w:t>
            </w:r>
          </w:p>
        </w:tc>
        <w:tc>
          <w:tcPr>
            <w:tcW w:w="1701" w:type="dxa"/>
            <w:shd w:val="clear" w:color="auto" w:fill="auto"/>
            <w:vAlign w:val="center"/>
          </w:tcPr>
          <w:p w14:paraId="05165D51" w14:textId="6A50EA47"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0.96</w:t>
            </w:r>
            <w:r>
              <w:rPr>
                <w:rFonts w:ascii="Calibri" w:eastAsia="等线" w:hAnsi="Calibri" w:cs="Calibri"/>
                <w:color w:val="000000"/>
              </w:rPr>
              <w:t xml:space="preserve"> </w:t>
            </w:r>
            <w:r w:rsidRPr="002F3C4C">
              <w:rPr>
                <w:rFonts w:ascii="Calibri" w:eastAsia="等线" w:hAnsi="Calibri" w:cs="Calibri"/>
                <w:color w:val="000000"/>
              </w:rPr>
              <w:t>(0.88,</w:t>
            </w:r>
            <w:r>
              <w:rPr>
                <w:rFonts w:ascii="Calibri" w:eastAsia="等线" w:hAnsi="Calibri" w:cs="Calibri"/>
                <w:color w:val="000000"/>
              </w:rPr>
              <w:t xml:space="preserve"> </w:t>
            </w:r>
            <w:r w:rsidRPr="002F3C4C">
              <w:rPr>
                <w:rFonts w:ascii="Calibri" w:eastAsia="等线" w:hAnsi="Calibri" w:cs="Calibri"/>
                <w:color w:val="000000"/>
              </w:rPr>
              <w:t>1.05)</w:t>
            </w:r>
          </w:p>
        </w:tc>
        <w:tc>
          <w:tcPr>
            <w:tcW w:w="1842" w:type="dxa"/>
            <w:shd w:val="clear" w:color="auto" w:fill="auto"/>
            <w:vAlign w:val="center"/>
          </w:tcPr>
          <w:p w14:paraId="4606A67F" w14:textId="39418AED"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0.98</w:t>
            </w:r>
            <w:r>
              <w:rPr>
                <w:rFonts w:ascii="Calibri" w:eastAsia="等线" w:hAnsi="Calibri" w:cs="Calibri"/>
                <w:color w:val="000000"/>
              </w:rPr>
              <w:t xml:space="preserve"> </w:t>
            </w:r>
            <w:r w:rsidRPr="002F3C4C">
              <w:rPr>
                <w:rFonts w:ascii="Calibri" w:eastAsia="等线" w:hAnsi="Calibri" w:cs="Calibri"/>
                <w:color w:val="000000"/>
              </w:rPr>
              <w:t>(0.9</w:t>
            </w:r>
            <w:r>
              <w:rPr>
                <w:rFonts w:ascii="Calibri" w:eastAsia="等线" w:hAnsi="Calibri" w:cs="Calibri"/>
                <w:color w:val="000000"/>
              </w:rPr>
              <w:t>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1.07)</w:t>
            </w:r>
          </w:p>
        </w:tc>
        <w:tc>
          <w:tcPr>
            <w:tcW w:w="1843" w:type="dxa"/>
            <w:shd w:val="clear" w:color="auto" w:fill="auto"/>
            <w:vAlign w:val="center"/>
          </w:tcPr>
          <w:p w14:paraId="082E2736" w14:textId="1E4347EA"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0.93</w:t>
            </w:r>
            <w:r>
              <w:rPr>
                <w:rFonts w:ascii="Calibri" w:eastAsia="等线" w:hAnsi="Calibri" w:cs="Calibri"/>
                <w:color w:val="000000"/>
              </w:rPr>
              <w:t xml:space="preserve"> </w:t>
            </w:r>
            <w:r w:rsidRPr="002F3C4C">
              <w:rPr>
                <w:rFonts w:ascii="Calibri" w:eastAsia="等线" w:hAnsi="Calibri" w:cs="Calibri"/>
                <w:color w:val="000000"/>
              </w:rPr>
              <w:t>(0.85,</w:t>
            </w:r>
            <w:r>
              <w:rPr>
                <w:rFonts w:ascii="Calibri" w:eastAsia="等线" w:hAnsi="Calibri" w:cs="Calibri"/>
                <w:color w:val="000000"/>
              </w:rPr>
              <w:t xml:space="preserve"> </w:t>
            </w:r>
            <w:r w:rsidRPr="002F3C4C">
              <w:rPr>
                <w:rFonts w:ascii="Calibri" w:eastAsia="等线" w:hAnsi="Calibri" w:cs="Calibri"/>
                <w:color w:val="000000"/>
              </w:rPr>
              <w:t>1.01)</w:t>
            </w:r>
          </w:p>
        </w:tc>
        <w:tc>
          <w:tcPr>
            <w:tcW w:w="1843" w:type="dxa"/>
            <w:shd w:val="clear" w:color="auto" w:fill="auto"/>
            <w:vAlign w:val="center"/>
          </w:tcPr>
          <w:p w14:paraId="6DA30A9F" w14:textId="09C5ADE0"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0.98</w:t>
            </w:r>
            <w:r>
              <w:rPr>
                <w:rFonts w:ascii="Calibri" w:eastAsia="等线" w:hAnsi="Calibri" w:cs="Calibri"/>
                <w:color w:val="000000"/>
              </w:rPr>
              <w:t xml:space="preserve"> </w:t>
            </w:r>
            <w:r w:rsidRPr="002F3C4C">
              <w:rPr>
                <w:rFonts w:ascii="Calibri" w:eastAsia="等线" w:hAnsi="Calibri" w:cs="Calibri"/>
                <w:color w:val="000000"/>
              </w:rPr>
              <w:t>(0.9</w:t>
            </w:r>
            <w:r>
              <w:rPr>
                <w:rFonts w:ascii="Calibri" w:eastAsia="等线" w:hAnsi="Calibri" w:cs="Calibri"/>
                <w:color w:val="000000"/>
              </w:rPr>
              <w:t>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1.07)</w:t>
            </w:r>
          </w:p>
        </w:tc>
        <w:tc>
          <w:tcPr>
            <w:tcW w:w="1762" w:type="dxa"/>
            <w:shd w:val="clear" w:color="auto" w:fill="auto"/>
            <w:vAlign w:val="center"/>
          </w:tcPr>
          <w:p w14:paraId="22DB64F5" w14:textId="1A70F495"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0.96</w:t>
            </w:r>
            <w:r>
              <w:rPr>
                <w:rFonts w:ascii="Calibri" w:eastAsia="等线" w:hAnsi="Calibri" w:cs="Calibri"/>
                <w:color w:val="000000"/>
              </w:rPr>
              <w:t xml:space="preserve"> </w:t>
            </w:r>
            <w:r w:rsidRPr="002F3C4C">
              <w:rPr>
                <w:rFonts w:ascii="Calibri" w:eastAsia="等线" w:hAnsi="Calibri" w:cs="Calibri"/>
                <w:color w:val="000000"/>
              </w:rPr>
              <w:t>(0.88,</w:t>
            </w:r>
            <w:r>
              <w:rPr>
                <w:rFonts w:ascii="Calibri" w:eastAsia="等线" w:hAnsi="Calibri" w:cs="Calibri"/>
                <w:color w:val="000000"/>
              </w:rPr>
              <w:t xml:space="preserve"> </w:t>
            </w:r>
            <w:r w:rsidRPr="002F3C4C">
              <w:rPr>
                <w:rFonts w:ascii="Calibri" w:eastAsia="等线" w:hAnsi="Calibri" w:cs="Calibri"/>
                <w:color w:val="000000"/>
              </w:rPr>
              <w:t>1.04)</w:t>
            </w:r>
          </w:p>
        </w:tc>
      </w:tr>
      <w:tr w:rsidR="003C5C28" w14:paraId="7EDD0AAF" w14:textId="77777777" w:rsidTr="00377D73">
        <w:tc>
          <w:tcPr>
            <w:tcW w:w="1413" w:type="dxa"/>
            <w:vAlign w:val="center"/>
          </w:tcPr>
          <w:p w14:paraId="595E95E6" w14:textId="60A461C9"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2.5</w:t>
            </w:r>
            <w:r>
              <w:rPr>
                <w:rFonts w:ascii="Calibri" w:eastAsia="等线" w:hAnsi="Calibri" w:cs="Times New Roman"/>
              </w:rPr>
              <w:t xml:space="preserve"> S</w:t>
            </w:r>
          </w:p>
        </w:tc>
        <w:tc>
          <w:tcPr>
            <w:tcW w:w="1843" w:type="dxa"/>
            <w:vAlign w:val="center"/>
          </w:tcPr>
          <w:p w14:paraId="1CA96C8D" w14:textId="0DC7D58E" w:rsidR="003C5C28" w:rsidRDefault="003C5C28" w:rsidP="00377D73">
            <w:pPr>
              <w:widowControl/>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.10 (1.02, 1.18)</w:t>
            </w:r>
          </w:p>
        </w:tc>
        <w:tc>
          <w:tcPr>
            <w:tcW w:w="1701" w:type="dxa"/>
            <w:shd w:val="clear" w:color="auto" w:fill="auto"/>
            <w:vAlign w:val="center"/>
          </w:tcPr>
          <w:p w14:paraId="2AB62874" w14:textId="2B6E6EEA"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1.07</w:t>
            </w:r>
            <w:r>
              <w:rPr>
                <w:rFonts w:ascii="Calibri" w:eastAsia="等线" w:hAnsi="Calibri" w:cs="Calibri"/>
                <w:color w:val="000000"/>
              </w:rPr>
              <w:t xml:space="preserve"> </w:t>
            </w:r>
            <w:r w:rsidRPr="002F3C4C">
              <w:rPr>
                <w:rFonts w:ascii="Calibri" w:eastAsia="等线" w:hAnsi="Calibri" w:cs="Calibri"/>
                <w:color w:val="000000"/>
              </w:rPr>
              <w:t>(1</w:t>
            </w:r>
            <w:r>
              <w:rPr>
                <w:rFonts w:ascii="Calibri" w:eastAsia="等线" w:hAnsi="Calibri" w:cs="Calibri"/>
                <w:color w:val="000000"/>
              </w:rPr>
              <w:t>.00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1.15)</w:t>
            </w:r>
          </w:p>
        </w:tc>
        <w:tc>
          <w:tcPr>
            <w:tcW w:w="1701" w:type="dxa"/>
            <w:shd w:val="clear" w:color="auto" w:fill="auto"/>
            <w:vAlign w:val="center"/>
          </w:tcPr>
          <w:p w14:paraId="293AABB4" w14:textId="225D94C6"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1.09</w:t>
            </w:r>
            <w:r>
              <w:rPr>
                <w:rFonts w:ascii="Calibri" w:eastAsia="等线" w:hAnsi="Calibri" w:cs="Calibri"/>
                <w:color w:val="000000"/>
              </w:rPr>
              <w:t xml:space="preserve"> </w:t>
            </w:r>
            <w:r w:rsidRPr="002F3C4C">
              <w:rPr>
                <w:rFonts w:ascii="Calibri" w:eastAsia="等线" w:hAnsi="Calibri" w:cs="Calibri"/>
                <w:color w:val="000000"/>
              </w:rPr>
              <w:t>(1</w:t>
            </w:r>
            <w:r>
              <w:rPr>
                <w:rFonts w:ascii="Calibri" w:eastAsia="等线" w:hAnsi="Calibri" w:cs="Calibri"/>
                <w:color w:val="000000"/>
              </w:rPr>
              <w:t>.00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1.17)</w:t>
            </w:r>
          </w:p>
        </w:tc>
        <w:tc>
          <w:tcPr>
            <w:tcW w:w="1842" w:type="dxa"/>
            <w:shd w:val="clear" w:color="auto" w:fill="auto"/>
            <w:vAlign w:val="center"/>
          </w:tcPr>
          <w:p w14:paraId="4AD9EFC2" w14:textId="77EAABAE"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1.06</w:t>
            </w:r>
            <w:r>
              <w:rPr>
                <w:rFonts w:ascii="Calibri" w:eastAsia="等线" w:hAnsi="Calibri" w:cs="Calibri"/>
                <w:color w:val="000000"/>
              </w:rPr>
              <w:t xml:space="preserve"> </w:t>
            </w: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1.14)</w:t>
            </w:r>
          </w:p>
        </w:tc>
        <w:tc>
          <w:tcPr>
            <w:tcW w:w="1843" w:type="dxa"/>
            <w:shd w:val="clear" w:color="auto" w:fill="auto"/>
            <w:vAlign w:val="center"/>
          </w:tcPr>
          <w:p w14:paraId="25CFB760" w14:textId="30C53FC5"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w:t>
            </w:r>
            <w:r>
              <w:rPr>
                <w:rFonts w:ascii="Calibri" w:eastAsia="等线" w:hAnsi="Calibri" w:cs="Calibri"/>
                <w:color w:val="000000"/>
              </w:rPr>
              <w:t xml:space="preserve">.00 </w:t>
            </w:r>
            <w:r w:rsidRPr="002F3C4C">
              <w:rPr>
                <w:rFonts w:ascii="Calibri" w:eastAsia="等线" w:hAnsi="Calibri" w:cs="Calibri"/>
                <w:color w:val="000000"/>
              </w:rPr>
              <w:t>(0.92,</w:t>
            </w:r>
            <w:r>
              <w:rPr>
                <w:rFonts w:ascii="Calibri" w:eastAsia="等线" w:hAnsi="Calibri" w:cs="Calibri"/>
                <w:color w:val="000000"/>
              </w:rPr>
              <w:t xml:space="preserve"> </w:t>
            </w:r>
            <w:r w:rsidRPr="002F3C4C">
              <w:rPr>
                <w:rFonts w:ascii="Calibri" w:eastAsia="等线" w:hAnsi="Calibri" w:cs="Calibri"/>
                <w:color w:val="000000"/>
              </w:rPr>
              <w:t>1.09)</w:t>
            </w:r>
          </w:p>
        </w:tc>
        <w:tc>
          <w:tcPr>
            <w:tcW w:w="1843" w:type="dxa"/>
            <w:shd w:val="clear" w:color="auto" w:fill="auto"/>
            <w:vAlign w:val="center"/>
          </w:tcPr>
          <w:p w14:paraId="2CBAA5CF" w14:textId="6C2CA56D"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0.98</w:t>
            </w:r>
            <w:r>
              <w:rPr>
                <w:rFonts w:ascii="Calibri" w:eastAsia="等线" w:hAnsi="Calibri" w:cs="Calibri"/>
                <w:color w:val="000000"/>
              </w:rPr>
              <w:t xml:space="preserve"> </w:t>
            </w:r>
            <w:r w:rsidRPr="002F3C4C">
              <w:rPr>
                <w:rFonts w:ascii="Calibri" w:eastAsia="等线" w:hAnsi="Calibri" w:cs="Calibri"/>
                <w:color w:val="000000"/>
              </w:rPr>
              <w:t>(0.9</w:t>
            </w:r>
            <w:r>
              <w:rPr>
                <w:rFonts w:ascii="Calibri" w:eastAsia="等线" w:hAnsi="Calibri" w:cs="Calibri"/>
                <w:color w:val="000000"/>
              </w:rPr>
              <w:t>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1.06)</w:t>
            </w:r>
          </w:p>
        </w:tc>
        <w:tc>
          <w:tcPr>
            <w:tcW w:w="1762" w:type="dxa"/>
            <w:shd w:val="clear" w:color="auto" w:fill="auto"/>
            <w:vAlign w:val="center"/>
          </w:tcPr>
          <w:p w14:paraId="0F77B811" w14:textId="5F646C54"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1.04</w:t>
            </w:r>
            <w:r>
              <w:rPr>
                <w:rFonts w:ascii="Calibri" w:eastAsia="等线" w:hAnsi="Calibri" w:cs="Calibri"/>
                <w:color w:val="000000"/>
              </w:rPr>
              <w:t xml:space="preserve"> </w:t>
            </w:r>
            <w:r w:rsidRPr="002F3C4C">
              <w:rPr>
                <w:rFonts w:ascii="Calibri" w:eastAsia="等线" w:hAnsi="Calibri" w:cs="Calibri"/>
                <w:color w:val="000000"/>
              </w:rPr>
              <w:t>(0.96,</w:t>
            </w:r>
            <w:r>
              <w:rPr>
                <w:rFonts w:ascii="Calibri" w:eastAsia="等线" w:hAnsi="Calibri" w:cs="Calibri"/>
                <w:color w:val="000000"/>
              </w:rPr>
              <w:t xml:space="preserve"> </w:t>
            </w:r>
            <w:r w:rsidRPr="002F3C4C">
              <w:rPr>
                <w:rFonts w:ascii="Calibri" w:eastAsia="等线" w:hAnsi="Calibri" w:cs="Calibri"/>
                <w:color w:val="000000"/>
              </w:rPr>
              <w:t>1.12)</w:t>
            </w:r>
          </w:p>
        </w:tc>
      </w:tr>
      <w:tr w:rsidR="003C5C28" w14:paraId="7085E16C" w14:textId="77777777" w:rsidTr="00377D73">
        <w:tc>
          <w:tcPr>
            <w:tcW w:w="1413" w:type="dxa"/>
            <w:vAlign w:val="center"/>
          </w:tcPr>
          <w:p w14:paraId="0685DAFC" w14:textId="72C753B4"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2.5</w:t>
            </w:r>
            <w:r>
              <w:rPr>
                <w:rFonts w:ascii="Calibri" w:eastAsia="等线" w:hAnsi="Calibri" w:cs="Times New Roman"/>
              </w:rPr>
              <w:t xml:space="preserve"> Ni</w:t>
            </w:r>
          </w:p>
        </w:tc>
        <w:tc>
          <w:tcPr>
            <w:tcW w:w="1843" w:type="dxa"/>
            <w:vAlign w:val="center"/>
          </w:tcPr>
          <w:p w14:paraId="582EA2E1" w14:textId="45751CF9" w:rsidR="003C5C28" w:rsidRDefault="003C5C28" w:rsidP="00377D73">
            <w:pPr>
              <w:widowControl/>
              <w:rPr>
                <w:rFonts w:ascii="Calibri" w:eastAsia="等线" w:hAnsi="Calibri" w:cs="Times New Roman"/>
              </w:rPr>
            </w:pPr>
            <w:r w:rsidRPr="00E26A13">
              <w:rPr>
                <w:rFonts w:ascii="Calibri" w:eastAsia="等线" w:hAnsi="Calibri" w:cs="Times New Roman" w:hint="eastAsia"/>
              </w:rPr>
              <w:t>1</w:t>
            </w:r>
            <w:r w:rsidRPr="00E26A13">
              <w:rPr>
                <w:rFonts w:ascii="Calibri" w:eastAsia="等线" w:hAnsi="Calibri" w:cs="Times New Roman"/>
              </w:rPr>
              <w:t>.15 (1.05, 1.25)</w:t>
            </w:r>
          </w:p>
        </w:tc>
        <w:tc>
          <w:tcPr>
            <w:tcW w:w="1701" w:type="dxa"/>
            <w:shd w:val="clear" w:color="auto" w:fill="auto"/>
            <w:vAlign w:val="center"/>
          </w:tcPr>
          <w:p w14:paraId="102B6776" w14:textId="4787212E"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1.12</w:t>
            </w:r>
            <w:r>
              <w:rPr>
                <w:rFonts w:ascii="Calibri" w:eastAsia="等线" w:hAnsi="Calibri" w:cs="Calibri"/>
                <w:color w:val="000000"/>
              </w:rPr>
              <w:t xml:space="preserve"> </w:t>
            </w:r>
            <w:r w:rsidRPr="002F3C4C">
              <w:rPr>
                <w:rFonts w:ascii="Calibri" w:eastAsia="等线" w:hAnsi="Calibri" w:cs="Calibri"/>
                <w:color w:val="000000"/>
              </w:rPr>
              <w:t>(1.02,</w:t>
            </w:r>
            <w:r>
              <w:rPr>
                <w:rFonts w:ascii="Calibri" w:eastAsia="等线" w:hAnsi="Calibri" w:cs="Calibri"/>
                <w:color w:val="000000"/>
              </w:rPr>
              <w:t xml:space="preserve"> </w:t>
            </w:r>
            <w:r w:rsidRPr="002F3C4C">
              <w:rPr>
                <w:rFonts w:ascii="Calibri" w:eastAsia="等线" w:hAnsi="Calibri" w:cs="Calibri"/>
                <w:color w:val="000000"/>
              </w:rPr>
              <w:t>1.23)</w:t>
            </w:r>
          </w:p>
        </w:tc>
        <w:tc>
          <w:tcPr>
            <w:tcW w:w="1701" w:type="dxa"/>
            <w:shd w:val="clear" w:color="auto" w:fill="auto"/>
            <w:vAlign w:val="center"/>
          </w:tcPr>
          <w:p w14:paraId="6C2CC58C" w14:textId="454ED0CD"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1.14</w:t>
            </w:r>
            <w:r>
              <w:rPr>
                <w:rFonts w:ascii="Calibri" w:eastAsia="等线" w:hAnsi="Calibri" w:cs="Calibri"/>
                <w:color w:val="000000"/>
              </w:rPr>
              <w:t xml:space="preserve"> </w:t>
            </w:r>
            <w:r w:rsidRPr="002F3C4C">
              <w:rPr>
                <w:rFonts w:ascii="Calibri" w:eastAsia="等线" w:hAnsi="Calibri" w:cs="Calibri"/>
                <w:color w:val="000000"/>
              </w:rPr>
              <w:t>(1.05,</w:t>
            </w:r>
            <w:r>
              <w:rPr>
                <w:rFonts w:ascii="Calibri" w:eastAsia="等线" w:hAnsi="Calibri" w:cs="Calibri"/>
                <w:color w:val="000000"/>
              </w:rPr>
              <w:t xml:space="preserve"> </w:t>
            </w:r>
            <w:r w:rsidRPr="002F3C4C">
              <w:rPr>
                <w:rFonts w:ascii="Calibri" w:eastAsia="等线" w:hAnsi="Calibri" w:cs="Calibri"/>
                <w:color w:val="000000"/>
              </w:rPr>
              <w:t>1.25)</w:t>
            </w:r>
          </w:p>
        </w:tc>
        <w:tc>
          <w:tcPr>
            <w:tcW w:w="1842" w:type="dxa"/>
            <w:shd w:val="clear" w:color="auto" w:fill="auto"/>
            <w:vAlign w:val="center"/>
          </w:tcPr>
          <w:p w14:paraId="0CA38818" w14:textId="4243B6CF"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1.09</w:t>
            </w:r>
            <w:r>
              <w:rPr>
                <w:rFonts w:ascii="Calibri" w:eastAsia="等线" w:hAnsi="Calibri" w:cs="Calibri"/>
                <w:color w:val="000000"/>
              </w:rPr>
              <w:t xml:space="preserve"> </w:t>
            </w: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1.19)</w:t>
            </w:r>
          </w:p>
        </w:tc>
        <w:tc>
          <w:tcPr>
            <w:tcW w:w="1843" w:type="dxa"/>
            <w:shd w:val="clear" w:color="auto" w:fill="auto"/>
            <w:vAlign w:val="center"/>
          </w:tcPr>
          <w:p w14:paraId="78A8BA7C" w14:textId="2CA0BC9D"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1.08</w:t>
            </w:r>
            <w:r>
              <w:rPr>
                <w:rFonts w:ascii="Calibri" w:eastAsia="等线" w:hAnsi="Calibri" w:cs="Calibri"/>
                <w:color w:val="000000"/>
              </w:rPr>
              <w:t xml:space="preserve"> </w:t>
            </w:r>
            <w:r w:rsidRPr="002F3C4C">
              <w:rPr>
                <w:rFonts w:ascii="Calibri" w:eastAsia="等线" w:hAnsi="Calibri" w:cs="Calibri"/>
                <w:color w:val="000000"/>
              </w:rPr>
              <w:t>(0.98,</w:t>
            </w:r>
            <w:r>
              <w:rPr>
                <w:rFonts w:ascii="Calibri" w:eastAsia="等线" w:hAnsi="Calibri" w:cs="Calibri"/>
                <w:color w:val="000000"/>
              </w:rPr>
              <w:t xml:space="preserve"> </w:t>
            </w:r>
            <w:r w:rsidRPr="002F3C4C">
              <w:rPr>
                <w:rFonts w:ascii="Calibri" w:eastAsia="等线" w:hAnsi="Calibri" w:cs="Calibri"/>
                <w:color w:val="000000"/>
              </w:rPr>
              <w:t>1.19)</w:t>
            </w:r>
          </w:p>
        </w:tc>
        <w:tc>
          <w:tcPr>
            <w:tcW w:w="1843" w:type="dxa"/>
            <w:shd w:val="clear" w:color="auto" w:fill="auto"/>
            <w:vAlign w:val="center"/>
          </w:tcPr>
          <w:p w14:paraId="7C0728F8" w14:textId="4C77B22C"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(0.89,</w:t>
            </w:r>
            <w:r>
              <w:rPr>
                <w:rFonts w:ascii="Calibri" w:eastAsia="等线" w:hAnsi="Calibri" w:cs="Calibri"/>
                <w:color w:val="000000"/>
              </w:rPr>
              <w:t xml:space="preserve"> </w:t>
            </w:r>
            <w:r w:rsidRPr="002F3C4C">
              <w:rPr>
                <w:rFonts w:ascii="Calibri" w:eastAsia="等线" w:hAnsi="Calibri" w:cs="Calibri"/>
                <w:color w:val="000000"/>
              </w:rPr>
              <w:t>1.1</w:t>
            </w:r>
            <w:r>
              <w:rPr>
                <w:rFonts w:ascii="Calibri" w:eastAsia="等线" w:hAnsi="Calibri" w:cs="Calibri"/>
                <w:color w:val="000000"/>
              </w:rPr>
              <w:t>0</w:t>
            </w:r>
            <w:r w:rsidRPr="002F3C4C">
              <w:rPr>
                <w:rFonts w:ascii="Calibri" w:eastAsia="等线" w:hAnsi="Calibri" w:cs="Calibri"/>
                <w:color w:val="000000"/>
              </w:rPr>
              <w:t>)</w:t>
            </w:r>
          </w:p>
        </w:tc>
        <w:tc>
          <w:tcPr>
            <w:tcW w:w="1762" w:type="dxa"/>
            <w:shd w:val="clear" w:color="auto" w:fill="auto"/>
            <w:vAlign w:val="center"/>
          </w:tcPr>
          <w:p w14:paraId="39BBB119" w14:textId="5A9ACD8D"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1.09</w:t>
            </w:r>
            <w:r>
              <w:rPr>
                <w:rFonts w:ascii="Calibri" w:eastAsia="等线" w:hAnsi="Calibri" w:cs="Calibri"/>
                <w:color w:val="000000"/>
              </w:rPr>
              <w:t xml:space="preserve"> </w:t>
            </w: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1.19)</w:t>
            </w:r>
          </w:p>
        </w:tc>
      </w:tr>
      <w:tr w:rsidR="003C5C28" w14:paraId="18C86CFA" w14:textId="77777777" w:rsidTr="00377D73">
        <w:tc>
          <w:tcPr>
            <w:tcW w:w="1413" w:type="dxa"/>
            <w:vAlign w:val="center"/>
          </w:tcPr>
          <w:p w14:paraId="2DB31A00" w14:textId="35BC1C35"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2.5</w:t>
            </w:r>
            <w:r>
              <w:rPr>
                <w:rFonts w:ascii="Calibri" w:eastAsia="等线" w:hAnsi="Calibri" w:cs="Times New Roman"/>
              </w:rPr>
              <w:t xml:space="preserve"> Si</w:t>
            </w:r>
          </w:p>
        </w:tc>
        <w:tc>
          <w:tcPr>
            <w:tcW w:w="1843" w:type="dxa"/>
            <w:vAlign w:val="center"/>
          </w:tcPr>
          <w:p w14:paraId="4AF92D1E" w14:textId="1DA88CA8" w:rsidR="003C5C28" w:rsidRDefault="003C5C28" w:rsidP="00377D73">
            <w:pPr>
              <w:widowControl/>
              <w:rPr>
                <w:rFonts w:ascii="Calibri" w:eastAsia="等线" w:hAnsi="Calibri" w:cs="Times New Roman"/>
              </w:rPr>
            </w:pPr>
            <w:r w:rsidRPr="00E26A13">
              <w:rPr>
                <w:rFonts w:ascii="Calibri" w:eastAsia="等线" w:hAnsi="Calibri" w:cs="Times New Roman" w:hint="eastAsia"/>
              </w:rPr>
              <w:t>1</w:t>
            </w:r>
            <w:r w:rsidRPr="00E26A13">
              <w:rPr>
                <w:rFonts w:ascii="Calibri" w:eastAsia="等线" w:hAnsi="Calibri" w:cs="Times New Roman"/>
              </w:rPr>
              <w:t>.</w:t>
            </w:r>
            <w:r>
              <w:rPr>
                <w:rFonts w:ascii="Calibri" w:eastAsia="等线" w:hAnsi="Calibri" w:cs="Times New Roman"/>
              </w:rPr>
              <w:t>10</w:t>
            </w:r>
            <w:r w:rsidRPr="00E26A13">
              <w:rPr>
                <w:rFonts w:ascii="Calibri" w:eastAsia="等线" w:hAnsi="Calibri" w:cs="Times New Roman"/>
              </w:rPr>
              <w:t xml:space="preserve"> (1.02, 1.1</w:t>
            </w:r>
            <w:r>
              <w:rPr>
                <w:rFonts w:ascii="Calibri" w:eastAsia="等线" w:hAnsi="Calibri" w:cs="Times New Roman"/>
              </w:rPr>
              <w:t>8</w:t>
            </w:r>
            <w:r w:rsidRPr="00E26A13">
              <w:rPr>
                <w:rFonts w:ascii="Calibri" w:eastAsia="等线" w:hAnsi="Calibri" w:cs="Times New Roman"/>
              </w:rPr>
              <w:t>)</w:t>
            </w:r>
          </w:p>
        </w:tc>
        <w:tc>
          <w:tcPr>
            <w:tcW w:w="1701" w:type="dxa"/>
            <w:shd w:val="clear" w:color="auto" w:fill="auto"/>
            <w:vAlign w:val="center"/>
          </w:tcPr>
          <w:p w14:paraId="5444BDCD" w14:textId="6D7BC4EC"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1.09</w:t>
            </w:r>
            <w:r>
              <w:rPr>
                <w:rFonts w:ascii="Calibri" w:eastAsia="等线" w:hAnsi="Calibri" w:cs="Calibri"/>
                <w:color w:val="000000"/>
              </w:rPr>
              <w:t xml:space="preserve"> </w:t>
            </w:r>
            <w:r w:rsidRPr="002F3C4C">
              <w:rPr>
                <w:rFonts w:ascii="Calibri" w:eastAsia="等线" w:hAnsi="Calibri" w:cs="Calibri"/>
                <w:color w:val="000000"/>
              </w:rPr>
              <w:t>(1.02,</w:t>
            </w:r>
            <w:r>
              <w:rPr>
                <w:rFonts w:ascii="Calibri" w:eastAsia="等线" w:hAnsi="Calibri" w:cs="Calibri"/>
                <w:color w:val="000000"/>
              </w:rPr>
              <w:t xml:space="preserve"> </w:t>
            </w:r>
            <w:r w:rsidRPr="002F3C4C">
              <w:rPr>
                <w:rFonts w:ascii="Calibri" w:eastAsia="等线" w:hAnsi="Calibri" w:cs="Calibri"/>
                <w:color w:val="000000"/>
              </w:rPr>
              <w:t>1.16)</w:t>
            </w:r>
          </w:p>
        </w:tc>
        <w:tc>
          <w:tcPr>
            <w:tcW w:w="1701" w:type="dxa"/>
            <w:shd w:val="clear" w:color="auto" w:fill="auto"/>
            <w:vAlign w:val="center"/>
          </w:tcPr>
          <w:p w14:paraId="6C323C82" w14:textId="6EB071E6"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w:t>
            </w:r>
            <w:r>
              <w:rPr>
                <w:rFonts w:ascii="Calibri" w:eastAsia="等线" w:hAnsi="Calibri" w:cs="Calibri"/>
                <w:color w:val="000000"/>
              </w:rPr>
              <w:t xml:space="preserve">0 </w:t>
            </w:r>
            <w:r w:rsidRPr="002F3C4C">
              <w:rPr>
                <w:rFonts w:ascii="Calibri" w:eastAsia="等线" w:hAnsi="Calibri" w:cs="Calibri"/>
                <w:color w:val="000000"/>
              </w:rPr>
              <w:t>(1.03,</w:t>
            </w:r>
            <w:r>
              <w:rPr>
                <w:rFonts w:ascii="Calibri" w:eastAsia="等线" w:hAnsi="Calibri" w:cs="Calibri"/>
                <w:color w:val="000000"/>
              </w:rPr>
              <w:t xml:space="preserve"> </w:t>
            </w:r>
            <w:r w:rsidRPr="002F3C4C">
              <w:rPr>
                <w:rFonts w:ascii="Calibri" w:eastAsia="等线" w:hAnsi="Calibri" w:cs="Calibri"/>
                <w:color w:val="000000"/>
              </w:rPr>
              <w:t>1.18)</w:t>
            </w:r>
          </w:p>
        </w:tc>
        <w:tc>
          <w:tcPr>
            <w:tcW w:w="1842" w:type="dxa"/>
            <w:shd w:val="clear" w:color="auto" w:fill="auto"/>
            <w:vAlign w:val="center"/>
          </w:tcPr>
          <w:p w14:paraId="5E483BAA" w14:textId="4AD9EEB1"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1.07</w:t>
            </w:r>
            <w:r>
              <w:rPr>
                <w:rFonts w:ascii="Calibri" w:eastAsia="等线" w:hAnsi="Calibri" w:cs="Calibri"/>
                <w:color w:val="000000"/>
              </w:rPr>
              <w:t xml:space="preserve"> </w:t>
            </w:r>
            <w:r w:rsidRPr="002F3C4C">
              <w:rPr>
                <w:rFonts w:ascii="Calibri" w:eastAsia="等线" w:hAnsi="Calibri" w:cs="Calibri"/>
                <w:color w:val="000000"/>
              </w:rPr>
              <w:t>(1.01,</w:t>
            </w:r>
            <w:r>
              <w:rPr>
                <w:rFonts w:ascii="Calibri" w:eastAsia="等线" w:hAnsi="Calibri" w:cs="Calibri"/>
                <w:color w:val="000000"/>
              </w:rPr>
              <w:t xml:space="preserve"> </w:t>
            </w:r>
            <w:r w:rsidRPr="002F3C4C">
              <w:rPr>
                <w:rFonts w:ascii="Calibri" w:eastAsia="等线" w:hAnsi="Calibri" w:cs="Calibri"/>
                <w:color w:val="000000"/>
              </w:rPr>
              <w:t>1.15)</w:t>
            </w:r>
          </w:p>
        </w:tc>
        <w:tc>
          <w:tcPr>
            <w:tcW w:w="1843" w:type="dxa"/>
            <w:shd w:val="clear" w:color="auto" w:fill="auto"/>
            <w:vAlign w:val="center"/>
          </w:tcPr>
          <w:p w14:paraId="1425CD17" w14:textId="5409FD0D"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1.04</w:t>
            </w:r>
            <w:r>
              <w:rPr>
                <w:rFonts w:ascii="Calibri" w:eastAsia="等线" w:hAnsi="Calibri" w:cs="Calibri"/>
                <w:color w:val="000000"/>
              </w:rPr>
              <w:t xml:space="preserve"> </w:t>
            </w:r>
            <w:r w:rsidRPr="002F3C4C">
              <w:rPr>
                <w:rFonts w:ascii="Calibri" w:eastAsia="等线" w:hAnsi="Calibri" w:cs="Calibri"/>
                <w:color w:val="000000"/>
              </w:rPr>
              <w:t>(0.96,</w:t>
            </w:r>
            <w:r>
              <w:rPr>
                <w:rFonts w:ascii="Calibri" w:eastAsia="等线" w:hAnsi="Calibri" w:cs="Calibri"/>
                <w:color w:val="000000"/>
              </w:rPr>
              <w:t xml:space="preserve"> </w:t>
            </w:r>
            <w:r w:rsidRPr="002F3C4C">
              <w:rPr>
                <w:rFonts w:ascii="Calibri" w:eastAsia="等线" w:hAnsi="Calibri" w:cs="Calibri"/>
                <w:color w:val="000000"/>
              </w:rPr>
              <w:t>1.11)</w:t>
            </w:r>
          </w:p>
        </w:tc>
        <w:tc>
          <w:tcPr>
            <w:tcW w:w="1843" w:type="dxa"/>
            <w:shd w:val="clear" w:color="auto" w:fill="auto"/>
            <w:vAlign w:val="center"/>
          </w:tcPr>
          <w:p w14:paraId="0939A727" w14:textId="087315D5"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1.01</w:t>
            </w:r>
            <w:r>
              <w:rPr>
                <w:rFonts w:ascii="Calibri" w:eastAsia="等线" w:hAnsi="Calibri" w:cs="Calibri"/>
                <w:color w:val="000000"/>
              </w:rPr>
              <w:t xml:space="preserve"> </w:t>
            </w:r>
            <w:r w:rsidRPr="002F3C4C">
              <w:rPr>
                <w:rFonts w:ascii="Calibri" w:eastAsia="等线" w:hAnsi="Calibri" w:cs="Calibri"/>
                <w:color w:val="000000"/>
              </w:rPr>
              <w:t>(0.94,</w:t>
            </w:r>
            <w:r>
              <w:rPr>
                <w:rFonts w:ascii="Calibri" w:eastAsia="等线" w:hAnsi="Calibri" w:cs="Calibri"/>
                <w:color w:val="000000"/>
              </w:rPr>
              <w:t xml:space="preserve"> </w:t>
            </w:r>
            <w:r w:rsidRPr="002F3C4C">
              <w:rPr>
                <w:rFonts w:ascii="Calibri" w:eastAsia="等线" w:hAnsi="Calibri" w:cs="Calibri"/>
                <w:color w:val="000000"/>
              </w:rPr>
              <w:t>1.09)</w:t>
            </w:r>
          </w:p>
        </w:tc>
        <w:tc>
          <w:tcPr>
            <w:tcW w:w="1762" w:type="dxa"/>
            <w:shd w:val="clear" w:color="auto" w:fill="auto"/>
            <w:vAlign w:val="center"/>
          </w:tcPr>
          <w:p w14:paraId="03CE34B3" w14:textId="65F9E887"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1.06</w:t>
            </w:r>
            <w:r>
              <w:rPr>
                <w:rFonts w:ascii="Calibri" w:eastAsia="等线" w:hAnsi="Calibri" w:cs="Calibri"/>
                <w:color w:val="000000"/>
              </w:rPr>
              <w:t xml:space="preserve"> </w:t>
            </w: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1.14)</w:t>
            </w:r>
          </w:p>
        </w:tc>
      </w:tr>
      <w:tr w:rsidR="003C5C28" w14:paraId="79647BBF" w14:textId="77777777" w:rsidTr="00377D73">
        <w:tc>
          <w:tcPr>
            <w:tcW w:w="1413" w:type="dxa"/>
            <w:vAlign w:val="center"/>
          </w:tcPr>
          <w:p w14:paraId="1AAE88B2" w14:textId="159AD37D" w:rsidR="003C5C28" w:rsidRDefault="003C5C28" w:rsidP="00377D73">
            <w:pPr>
              <w:widowControl/>
              <w:rPr>
                <w:rFonts w:ascii="Calibri" w:eastAsia="等线" w:hAnsi="Calibri" w:cs="Times New Roman"/>
              </w:rPr>
            </w:pPr>
            <w:r>
              <w:rPr>
                <w:rFonts w:ascii="Calibri" w:eastAsia="等线" w:hAnsi="Calibri" w:cs="Times New Roman" w:hint="eastAsia"/>
              </w:rPr>
              <w:lastRenderedPageBreak/>
              <w:t>P</w:t>
            </w:r>
            <w:r>
              <w:rPr>
                <w:rFonts w:ascii="Calibri" w:eastAsia="等线" w:hAnsi="Calibri" w:cs="Times New Roman"/>
              </w:rPr>
              <w:t>M</w:t>
            </w:r>
            <w:r w:rsidRPr="002F3C4C">
              <w:rPr>
                <w:rFonts w:ascii="Calibri" w:eastAsia="等线" w:hAnsi="Calibri" w:cs="Times New Roman"/>
                <w:vertAlign w:val="subscript"/>
              </w:rPr>
              <w:t>2.5</w:t>
            </w:r>
            <w:r>
              <w:rPr>
                <w:rFonts w:ascii="Calibri" w:eastAsia="等线" w:hAnsi="Calibri" w:cs="Times New Roman"/>
              </w:rPr>
              <w:t xml:space="preserve"> V</w:t>
            </w:r>
          </w:p>
        </w:tc>
        <w:tc>
          <w:tcPr>
            <w:tcW w:w="1843" w:type="dxa"/>
            <w:vAlign w:val="center"/>
          </w:tcPr>
          <w:p w14:paraId="34BED46E" w14:textId="730283D1" w:rsidR="003C5C28" w:rsidRDefault="003C5C28" w:rsidP="00377D73">
            <w:pPr>
              <w:widowControl/>
              <w:rPr>
                <w:rFonts w:ascii="Calibri" w:eastAsia="等线" w:hAnsi="Calibri" w:cs="Times New Roman"/>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5</w:t>
            </w:r>
            <w:r w:rsidRPr="00E26A13">
              <w:rPr>
                <w:rFonts w:ascii="Calibri" w:eastAsia="等线" w:hAnsi="Calibri" w:cs="Times New Roman"/>
              </w:rPr>
              <w:t xml:space="preserve"> (1.05, 1.2</w:t>
            </w:r>
            <w:r>
              <w:rPr>
                <w:rFonts w:ascii="Calibri" w:eastAsia="等线" w:hAnsi="Calibri" w:cs="Times New Roman"/>
              </w:rPr>
              <w:t>5</w:t>
            </w:r>
            <w:r w:rsidRPr="00E26A13">
              <w:rPr>
                <w:rFonts w:ascii="Calibri" w:eastAsia="等线" w:hAnsi="Calibri" w:cs="Times New Roman"/>
              </w:rPr>
              <w:t>)</w:t>
            </w:r>
          </w:p>
        </w:tc>
        <w:tc>
          <w:tcPr>
            <w:tcW w:w="1701" w:type="dxa"/>
            <w:shd w:val="clear" w:color="auto" w:fill="auto"/>
            <w:vAlign w:val="center"/>
          </w:tcPr>
          <w:p w14:paraId="17E8498B" w14:textId="3B043AD9"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1.11</w:t>
            </w:r>
            <w:r>
              <w:rPr>
                <w:rFonts w:ascii="Calibri" w:eastAsia="等线" w:hAnsi="Calibri" w:cs="Calibri"/>
                <w:color w:val="000000"/>
              </w:rPr>
              <w:t xml:space="preserve"> </w:t>
            </w:r>
            <w:r w:rsidRPr="002F3C4C">
              <w:rPr>
                <w:rFonts w:ascii="Calibri" w:eastAsia="等线" w:hAnsi="Calibri" w:cs="Calibri"/>
                <w:color w:val="000000"/>
              </w:rPr>
              <w:t>(1.02,</w:t>
            </w:r>
            <w:r>
              <w:rPr>
                <w:rFonts w:ascii="Calibri" w:eastAsia="等线" w:hAnsi="Calibri" w:cs="Calibri"/>
                <w:color w:val="000000"/>
              </w:rPr>
              <w:t xml:space="preserve"> </w:t>
            </w:r>
            <w:r w:rsidRPr="002F3C4C">
              <w:rPr>
                <w:rFonts w:ascii="Calibri" w:eastAsia="等线" w:hAnsi="Calibri" w:cs="Calibri"/>
                <w:color w:val="000000"/>
              </w:rPr>
              <w:t>1.21)</w:t>
            </w:r>
          </w:p>
        </w:tc>
        <w:tc>
          <w:tcPr>
            <w:tcW w:w="1701" w:type="dxa"/>
            <w:shd w:val="clear" w:color="auto" w:fill="auto"/>
            <w:vAlign w:val="center"/>
          </w:tcPr>
          <w:p w14:paraId="455A1B35" w14:textId="7EA69F39"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1.13</w:t>
            </w:r>
            <w:r>
              <w:rPr>
                <w:rFonts w:ascii="Calibri" w:eastAsia="等线" w:hAnsi="Calibri" w:cs="Calibri"/>
                <w:color w:val="000000"/>
              </w:rPr>
              <w:t xml:space="preserve"> </w:t>
            </w:r>
            <w:r w:rsidRPr="002F3C4C">
              <w:rPr>
                <w:rFonts w:ascii="Calibri" w:eastAsia="等线" w:hAnsi="Calibri" w:cs="Calibri"/>
                <w:color w:val="000000"/>
              </w:rPr>
              <w:t>(1.04,</w:t>
            </w:r>
            <w:r>
              <w:rPr>
                <w:rFonts w:ascii="Calibri" w:eastAsia="等线" w:hAnsi="Calibri" w:cs="Calibri"/>
                <w:color w:val="000000"/>
              </w:rPr>
              <w:t xml:space="preserve"> </w:t>
            </w:r>
            <w:r w:rsidRPr="002F3C4C">
              <w:rPr>
                <w:rFonts w:ascii="Calibri" w:eastAsia="等线" w:hAnsi="Calibri" w:cs="Calibri"/>
                <w:color w:val="000000"/>
              </w:rPr>
              <w:t>1.23)</w:t>
            </w:r>
          </w:p>
        </w:tc>
        <w:tc>
          <w:tcPr>
            <w:tcW w:w="1842" w:type="dxa"/>
            <w:shd w:val="clear" w:color="auto" w:fill="auto"/>
            <w:vAlign w:val="center"/>
          </w:tcPr>
          <w:p w14:paraId="2CD2A58F" w14:textId="0D8BA814"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1.07</w:t>
            </w:r>
            <w:r>
              <w:rPr>
                <w:rFonts w:ascii="Calibri" w:eastAsia="等线" w:hAnsi="Calibri" w:cs="Calibri"/>
                <w:color w:val="000000"/>
              </w:rPr>
              <w:t xml:space="preserve"> </w:t>
            </w:r>
            <w:r w:rsidRPr="002F3C4C">
              <w:rPr>
                <w:rFonts w:ascii="Calibri" w:eastAsia="等线" w:hAnsi="Calibri" w:cs="Calibri"/>
                <w:color w:val="000000"/>
              </w:rPr>
              <w:t>(0.98,</w:t>
            </w:r>
            <w:r>
              <w:rPr>
                <w:rFonts w:ascii="Calibri" w:eastAsia="等线" w:hAnsi="Calibri" w:cs="Calibri"/>
                <w:color w:val="000000"/>
              </w:rPr>
              <w:t xml:space="preserve"> </w:t>
            </w:r>
            <w:r w:rsidRPr="002F3C4C">
              <w:rPr>
                <w:rFonts w:ascii="Calibri" w:eastAsia="等线" w:hAnsi="Calibri" w:cs="Calibri"/>
                <w:color w:val="000000"/>
              </w:rPr>
              <w:t>1.17)</w:t>
            </w:r>
          </w:p>
        </w:tc>
        <w:tc>
          <w:tcPr>
            <w:tcW w:w="1843" w:type="dxa"/>
            <w:shd w:val="clear" w:color="auto" w:fill="auto"/>
            <w:vAlign w:val="center"/>
          </w:tcPr>
          <w:p w14:paraId="2826289B" w14:textId="3FE6ECEF"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1.07</w:t>
            </w:r>
            <w:r>
              <w:rPr>
                <w:rFonts w:ascii="Calibri" w:eastAsia="等线" w:hAnsi="Calibri" w:cs="Calibri"/>
                <w:color w:val="000000"/>
              </w:rPr>
              <w:t xml:space="preserve"> </w:t>
            </w: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1.17)</w:t>
            </w:r>
          </w:p>
        </w:tc>
        <w:tc>
          <w:tcPr>
            <w:tcW w:w="1843" w:type="dxa"/>
            <w:shd w:val="clear" w:color="auto" w:fill="auto"/>
            <w:vAlign w:val="center"/>
          </w:tcPr>
          <w:p w14:paraId="5AF08AFD" w14:textId="232C31A0"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(0.9</w:t>
            </w:r>
            <w:r>
              <w:rPr>
                <w:rFonts w:ascii="Calibri" w:eastAsia="等线" w:hAnsi="Calibri" w:cs="Calibri"/>
                <w:color w:val="000000"/>
              </w:rPr>
              <w:t>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1.1</w:t>
            </w:r>
            <w:r>
              <w:rPr>
                <w:rFonts w:ascii="Calibri" w:eastAsia="等线" w:hAnsi="Calibri" w:cs="Calibri"/>
                <w:color w:val="000000"/>
              </w:rPr>
              <w:t>0</w:t>
            </w:r>
            <w:r w:rsidRPr="002F3C4C">
              <w:rPr>
                <w:rFonts w:ascii="Calibri" w:eastAsia="等线" w:hAnsi="Calibri" w:cs="Calibri"/>
                <w:color w:val="000000"/>
              </w:rPr>
              <w:t>)</w:t>
            </w:r>
          </w:p>
        </w:tc>
        <w:tc>
          <w:tcPr>
            <w:tcW w:w="1762" w:type="dxa"/>
            <w:shd w:val="clear" w:color="auto" w:fill="auto"/>
            <w:vAlign w:val="center"/>
          </w:tcPr>
          <w:p w14:paraId="5910ED17" w14:textId="0C7B6FCE"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1.08</w:t>
            </w:r>
            <w:r>
              <w:rPr>
                <w:rFonts w:ascii="Calibri" w:eastAsia="等线" w:hAnsi="Calibri" w:cs="Calibri"/>
                <w:color w:val="000000"/>
              </w:rPr>
              <w:t xml:space="preserve"> </w:t>
            </w: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1.18)</w:t>
            </w:r>
          </w:p>
        </w:tc>
      </w:tr>
      <w:tr w:rsidR="003C5C28" w14:paraId="62F5A7D3" w14:textId="77777777" w:rsidTr="00377D73">
        <w:tc>
          <w:tcPr>
            <w:tcW w:w="1413" w:type="dxa"/>
            <w:vAlign w:val="center"/>
          </w:tcPr>
          <w:p w14:paraId="655E862F" w14:textId="5F5FB87F" w:rsidR="003C5C28" w:rsidRDefault="003C5C28" w:rsidP="00377D73">
            <w:pPr>
              <w:widowControl/>
              <w:rPr>
                <w:rFonts w:ascii="Calibri" w:eastAsia="等线" w:hAnsi="Calibri" w:cs="Times New Roman"/>
              </w:rPr>
            </w:pPr>
            <w:r>
              <w:rPr>
                <w:rFonts w:ascii="Calibri" w:eastAsia="等线" w:hAnsi="Calibri" w:cs="Times New Roman" w:hint="eastAsia"/>
              </w:rPr>
              <w:t>P</w:t>
            </w:r>
            <w:r>
              <w:rPr>
                <w:rFonts w:ascii="Calibri" w:eastAsia="等线" w:hAnsi="Calibri" w:cs="Times New Roman"/>
              </w:rPr>
              <w:t>M</w:t>
            </w:r>
            <w:r w:rsidRPr="002F3C4C">
              <w:rPr>
                <w:rFonts w:ascii="Calibri" w:eastAsia="等线" w:hAnsi="Calibri" w:cs="Times New Roman"/>
                <w:vertAlign w:val="subscript"/>
              </w:rPr>
              <w:t>2.5</w:t>
            </w:r>
            <w:r>
              <w:rPr>
                <w:rFonts w:ascii="Calibri" w:eastAsia="等线" w:hAnsi="Calibri" w:cs="Times New Roman"/>
              </w:rPr>
              <w:t xml:space="preserve"> Zn</w:t>
            </w:r>
          </w:p>
        </w:tc>
        <w:tc>
          <w:tcPr>
            <w:tcW w:w="1843" w:type="dxa"/>
            <w:vAlign w:val="center"/>
          </w:tcPr>
          <w:p w14:paraId="764EAEDC" w14:textId="4A7509F1" w:rsidR="003C5C28" w:rsidRDefault="003C5C28" w:rsidP="00377D73">
            <w:pPr>
              <w:widowControl/>
              <w:rPr>
                <w:rFonts w:ascii="Calibri" w:eastAsia="等线" w:hAnsi="Calibri" w:cs="Times New Roman"/>
              </w:rPr>
            </w:pPr>
            <w:r w:rsidRPr="00E26A13">
              <w:rPr>
                <w:rFonts w:ascii="Calibri" w:eastAsia="等线" w:hAnsi="Calibri" w:cs="Times New Roman" w:hint="eastAsia"/>
              </w:rPr>
              <w:t>0</w:t>
            </w:r>
            <w:r w:rsidRPr="00E26A13">
              <w:rPr>
                <w:rFonts w:ascii="Calibri" w:eastAsia="等线" w:hAnsi="Calibri" w:cs="Times New Roman"/>
              </w:rPr>
              <w:t>.96 (0.88, 1.04)</w:t>
            </w:r>
          </w:p>
        </w:tc>
        <w:tc>
          <w:tcPr>
            <w:tcW w:w="1701" w:type="dxa"/>
            <w:shd w:val="clear" w:color="auto" w:fill="auto"/>
            <w:vAlign w:val="center"/>
          </w:tcPr>
          <w:p w14:paraId="43971C71" w14:textId="732C1778"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0.96</w:t>
            </w:r>
            <w:r>
              <w:rPr>
                <w:rFonts w:ascii="Calibri" w:eastAsia="等线" w:hAnsi="Calibri" w:cs="Calibri"/>
                <w:color w:val="000000"/>
              </w:rPr>
              <w:t xml:space="preserve"> </w:t>
            </w:r>
            <w:r w:rsidRPr="002F3C4C">
              <w:rPr>
                <w:rFonts w:ascii="Calibri" w:eastAsia="等线" w:hAnsi="Calibri" w:cs="Calibri"/>
                <w:color w:val="000000"/>
              </w:rPr>
              <w:t>(0.88,</w:t>
            </w:r>
            <w:r>
              <w:rPr>
                <w:rFonts w:ascii="Calibri" w:eastAsia="等线" w:hAnsi="Calibri" w:cs="Calibri"/>
                <w:color w:val="000000"/>
              </w:rPr>
              <w:t xml:space="preserve"> </w:t>
            </w:r>
            <w:r w:rsidRPr="002F3C4C">
              <w:rPr>
                <w:rFonts w:ascii="Calibri" w:eastAsia="等线" w:hAnsi="Calibri" w:cs="Calibri"/>
                <w:color w:val="000000"/>
              </w:rPr>
              <w:t>1.04)</w:t>
            </w:r>
          </w:p>
        </w:tc>
        <w:tc>
          <w:tcPr>
            <w:tcW w:w="1701" w:type="dxa"/>
            <w:shd w:val="clear" w:color="auto" w:fill="auto"/>
            <w:vAlign w:val="center"/>
          </w:tcPr>
          <w:p w14:paraId="172AF1E5" w14:textId="05E3BED5"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0.93</w:t>
            </w:r>
            <w:r>
              <w:rPr>
                <w:rFonts w:ascii="Calibri" w:eastAsia="等线" w:hAnsi="Calibri" w:cs="Calibri"/>
                <w:color w:val="000000"/>
              </w:rPr>
              <w:t xml:space="preserve"> </w:t>
            </w:r>
            <w:r w:rsidRPr="002F3C4C">
              <w:rPr>
                <w:rFonts w:ascii="Calibri" w:eastAsia="等线" w:hAnsi="Calibri" w:cs="Calibri"/>
                <w:color w:val="000000"/>
              </w:rPr>
              <w:t>(0.85,</w:t>
            </w:r>
            <w:r>
              <w:rPr>
                <w:rFonts w:ascii="Calibri" w:eastAsia="等线" w:hAnsi="Calibri" w:cs="Calibri"/>
                <w:color w:val="000000"/>
              </w:rPr>
              <w:t xml:space="preserve"> </w:t>
            </w:r>
            <w:r w:rsidRPr="002F3C4C">
              <w:rPr>
                <w:rFonts w:ascii="Calibri" w:eastAsia="等线" w:hAnsi="Calibri" w:cs="Calibri"/>
                <w:color w:val="000000"/>
              </w:rPr>
              <w:t>1.02)</w:t>
            </w:r>
          </w:p>
        </w:tc>
        <w:tc>
          <w:tcPr>
            <w:tcW w:w="1842" w:type="dxa"/>
            <w:shd w:val="clear" w:color="auto" w:fill="auto"/>
            <w:vAlign w:val="center"/>
          </w:tcPr>
          <w:p w14:paraId="658EA5AC" w14:textId="5C9E3E2C"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0.97</w:t>
            </w:r>
            <w:r>
              <w:rPr>
                <w:rFonts w:ascii="Calibri" w:eastAsia="等线" w:hAnsi="Calibri" w:cs="Calibri"/>
                <w:color w:val="000000"/>
              </w:rPr>
              <w:t xml:space="preserve"> </w:t>
            </w:r>
            <w:r w:rsidRPr="002F3C4C">
              <w:rPr>
                <w:rFonts w:ascii="Calibri" w:eastAsia="等线" w:hAnsi="Calibri" w:cs="Calibri"/>
                <w:color w:val="000000"/>
              </w:rPr>
              <w:t>(0.89,</w:t>
            </w:r>
            <w:r>
              <w:rPr>
                <w:rFonts w:ascii="Calibri" w:eastAsia="等线" w:hAnsi="Calibri" w:cs="Calibri"/>
                <w:color w:val="000000"/>
              </w:rPr>
              <w:t xml:space="preserve"> </w:t>
            </w:r>
            <w:r w:rsidRPr="002F3C4C">
              <w:rPr>
                <w:rFonts w:ascii="Calibri" w:eastAsia="等线" w:hAnsi="Calibri" w:cs="Calibri"/>
                <w:color w:val="000000"/>
              </w:rPr>
              <w:t>1.05)</w:t>
            </w:r>
          </w:p>
        </w:tc>
        <w:tc>
          <w:tcPr>
            <w:tcW w:w="1843" w:type="dxa"/>
            <w:shd w:val="clear" w:color="auto" w:fill="auto"/>
            <w:vAlign w:val="center"/>
          </w:tcPr>
          <w:p w14:paraId="2C769C44" w14:textId="39771C26"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w:t>
            </w:r>
            <w:r>
              <w:rPr>
                <w:rFonts w:ascii="Calibri" w:eastAsia="等线" w:hAnsi="Calibri" w:cs="Calibri"/>
                <w:color w:val="000000"/>
              </w:rPr>
              <w:t xml:space="preserve"> </w:t>
            </w:r>
            <w:r w:rsidRPr="002F3C4C">
              <w:rPr>
                <w:rFonts w:ascii="Calibri" w:eastAsia="等线" w:hAnsi="Calibri" w:cs="Calibri"/>
                <w:color w:val="000000"/>
              </w:rPr>
              <w:t>2(0.84,</w:t>
            </w:r>
            <w:r>
              <w:rPr>
                <w:rFonts w:ascii="Calibri" w:eastAsia="等线" w:hAnsi="Calibri" w:cs="Calibri"/>
                <w:color w:val="000000"/>
              </w:rPr>
              <w:t xml:space="preserve"> </w:t>
            </w:r>
            <w:r w:rsidRPr="002F3C4C">
              <w:rPr>
                <w:rFonts w:ascii="Calibri" w:eastAsia="等线" w:hAnsi="Calibri" w:cs="Calibri"/>
                <w:color w:val="000000"/>
              </w:rPr>
              <w:t>1</w:t>
            </w:r>
            <w:r>
              <w:rPr>
                <w:rFonts w:ascii="Calibri" w:eastAsia="等线" w:hAnsi="Calibri" w:cs="Calibri"/>
                <w:color w:val="000000"/>
              </w:rPr>
              <w:t>.00</w:t>
            </w:r>
            <w:r w:rsidRPr="002F3C4C">
              <w:rPr>
                <w:rFonts w:ascii="Calibri" w:eastAsia="等线" w:hAnsi="Calibri" w:cs="Calibri"/>
                <w:color w:val="000000"/>
              </w:rPr>
              <w:t>)</w:t>
            </w:r>
          </w:p>
        </w:tc>
        <w:tc>
          <w:tcPr>
            <w:tcW w:w="1843" w:type="dxa"/>
            <w:shd w:val="clear" w:color="auto" w:fill="auto"/>
            <w:vAlign w:val="center"/>
          </w:tcPr>
          <w:p w14:paraId="5D559BF1" w14:textId="7BA81B73"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0.98</w:t>
            </w:r>
            <w:r>
              <w:rPr>
                <w:rFonts w:ascii="Calibri" w:eastAsia="等线" w:hAnsi="Calibri" w:cs="Calibri"/>
                <w:color w:val="000000"/>
              </w:rPr>
              <w:t xml:space="preserve"> </w:t>
            </w:r>
            <w:r w:rsidRPr="002F3C4C">
              <w:rPr>
                <w:rFonts w:ascii="Calibri" w:eastAsia="等线" w:hAnsi="Calibri" w:cs="Calibri"/>
                <w:color w:val="000000"/>
              </w:rPr>
              <w:t>(0.9</w:t>
            </w:r>
            <w:r>
              <w:rPr>
                <w:rFonts w:ascii="Calibri" w:eastAsia="等线" w:hAnsi="Calibri" w:cs="Calibri"/>
                <w:color w:val="000000"/>
              </w:rPr>
              <w:t>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1.07)</w:t>
            </w:r>
          </w:p>
        </w:tc>
        <w:tc>
          <w:tcPr>
            <w:tcW w:w="1762" w:type="dxa"/>
            <w:shd w:val="clear" w:color="auto" w:fill="auto"/>
            <w:vAlign w:val="center"/>
          </w:tcPr>
          <w:p w14:paraId="384C5214" w14:textId="0BA6C66D"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0.95</w:t>
            </w:r>
            <w:r>
              <w:rPr>
                <w:rFonts w:ascii="Calibri" w:eastAsia="等线" w:hAnsi="Calibri" w:cs="Calibri"/>
                <w:color w:val="000000"/>
              </w:rPr>
              <w:t xml:space="preserve"> </w:t>
            </w:r>
            <w:r w:rsidRPr="002F3C4C">
              <w:rPr>
                <w:rFonts w:ascii="Calibri" w:eastAsia="等线" w:hAnsi="Calibri" w:cs="Calibri"/>
                <w:color w:val="000000"/>
              </w:rPr>
              <w:t>(0.87,</w:t>
            </w:r>
            <w:r>
              <w:rPr>
                <w:rFonts w:ascii="Calibri" w:eastAsia="等线" w:hAnsi="Calibri" w:cs="Calibri"/>
                <w:color w:val="000000"/>
              </w:rPr>
              <w:t xml:space="preserve"> </w:t>
            </w:r>
            <w:r w:rsidRPr="002F3C4C">
              <w:rPr>
                <w:rFonts w:ascii="Calibri" w:eastAsia="等线" w:hAnsi="Calibri" w:cs="Calibri"/>
                <w:color w:val="000000"/>
              </w:rPr>
              <w:t>1.04)</w:t>
            </w:r>
          </w:p>
        </w:tc>
      </w:tr>
      <w:tr w:rsidR="003C5C28" w14:paraId="16AD9905" w14:textId="77777777" w:rsidTr="00377D73">
        <w:tc>
          <w:tcPr>
            <w:tcW w:w="1413" w:type="dxa"/>
            <w:vAlign w:val="center"/>
          </w:tcPr>
          <w:p w14:paraId="056A32AF" w14:textId="59FDCEB1" w:rsidR="003C5C28" w:rsidRDefault="003C5C28" w:rsidP="00377D73">
            <w:pPr>
              <w:widowControl/>
              <w:rPr>
                <w:rFonts w:ascii="Calibri" w:eastAsia="等线" w:hAnsi="Calibri" w:cs="Times New Roman"/>
              </w:rPr>
            </w:pPr>
            <w:r>
              <w:rPr>
                <w:rFonts w:ascii="Calibri" w:eastAsia="等线" w:hAnsi="Calibri" w:cs="Times New Roman" w:hint="eastAsia"/>
              </w:rPr>
              <w:t>O</w:t>
            </w:r>
            <w:r>
              <w:rPr>
                <w:rFonts w:ascii="Calibri" w:eastAsia="等线" w:hAnsi="Calibri" w:cs="Times New Roman"/>
              </w:rPr>
              <w:t>P ESR</w:t>
            </w:r>
          </w:p>
        </w:tc>
        <w:tc>
          <w:tcPr>
            <w:tcW w:w="1843" w:type="dxa"/>
            <w:vAlign w:val="center"/>
          </w:tcPr>
          <w:p w14:paraId="56272330" w14:textId="65680598" w:rsidR="003C5C28" w:rsidRDefault="003C5C28" w:rsidP="00377D73">
            <w:pPr>
              <w:widowControl/>
              <w:rPr>
                <w:rFonts w:ascii="Calibri" w:eastAsia="等线" w:hAnsi="Calibri" w:cs="Times New Roman"/>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4</w:t>
            </w:r>
            <w:r w:rsidRPr="00E26A13">
              <w:rPr>
                <w:rFonts w:ascii="Calibri" w:eastAsia="等线" w:hAnsi="Calibri" w:cs="Times New Roman"/>
              </w:rPr>
              <w:t xml:space="preserve"> (1.0</w:t>
            </w:r>
            <w:r>
              <w:rPr>
                <w:rFonts w:ascii="Calibri" w:eastAsia="等线" w:hAnsi="Calibri" w:cs="Times New Roman"/>
              </w:rPr>
              <w:t>6</w:t>
            </w:r>
            <w:r w:rsidRPr="00E26A13">
              <w:rPr>
                <w:rFonts w:ascii="Calibri" w:eastAsia="等线" w:hAnsi="Calibri" w:cs="Times New Roman"/>
              </w:rPr>
              <w:t>, 1.2</w:t>
            </w:r>
            <w:r>
              <w:rPr>
                <w:rFonts w:ascii="Calibri" w:eastAsia="等线" w:hAnsi="Calibri" w:cs="Times New Roman"/>
              </w:rPr>
              <w:t>3</w:t>
            </w:r>
            <w:r w:rsidRPr="00E26A13">
              <w:rPr>
                <w:rFonts w:ascii="Calibri" w:eastAsia="等线" w:hAnsi="Calibri" w:cs="Times New Roman"/>
              </w:rPr>
              <w:t>)</w:t>
            </w:r>
          </w:p>
        </w:tc>
        <w:tc>
          <w:tcPr>
            <w:tcW w:w="1701" w:type="dxa"/>
            <w:shd w:val="clear" w:color="auto" w:fill="auto"/>
            <w:vAlign w:val="center"/>
          </w:tcPr>
          <w:p w14:paraId="367DCA72" w14:textId="33083944"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1.07</w:t>
            </w:r>
            <w:r>
              <w:rPr>
                <w:rFonts w:ascii="Calibri" w:eastAsia="等线" w:hAnsi="Calibri" w:cs="Calibri"/>
                <w:color w:val="000000"/>
              </w:rPr>
              <w:t xml:space="preserve"> </w:t>
            </w:r>
            <w:r w:rsidRPr="002F3C4C">
              <w:rPr>
                <w:rFonts w:ascii="Calibri" w:eastAsia="等线" w:hAnsi="Calibri" w:cs="Calibri"/>
                <w:color w:val="000000"/>
              </w:rPr>
              <w:t>(0.98,</w:t>
            </w:r>
            <w:r>
              <w:rPr>
                <w:rFonts w:ascii="Calibri" w:eastAsia="等线" w:hAnsi="Calibri" w:cs="Calibri"/>
                <w:color w:val="000000"/>
              </w:rPr>
              <w:t xml:space="preserve"> </w:t>
            </w:r>
            <w:r w:rsidRPr="002F3C4C">
              <w:rPr>
                <w:rFonts w:ascii="Calibri" w:eastAsia="等线" w:hAnsi="Calibri" w:cs="Calibri"/>
                <w:color w:val="000000"/>
              </w:rPr>
              <w:t>1.18)</w:t>
            </w:r>
          </w:p>
        </w:tc>
        <w:tc>
          <w:tcPr>
            <w:tcW w:w="1701" w:type="dxa"/>
            <w:shd w:val="clear" w:color="auto" w:fill="auto"/>
            <w:vAlign w:val="center"/>
          </w:tcPr>
          <w:p w14:paraId="12CC415F" w14:textId="7FAD98A2"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1.09</w:t>
            </w:r>
            <w:r>
              <w:rPr>
                <w:rFonts w:ascii="Calibri" w:eastAsia="等线" w:hAnsi="Calibri" w:cs="Calibri"/>
                <w:color w:val="000000"/>
              </w:rPr>
              <w:t xml:space="preserve"> </w:t>
            </w:r>
            <w:r w:rsidRPr="002F3C4C">
              <w:rPr>
                <w:rFonts w:ascii="Calibri" w:eastAsia="等线" w:hAnsi="Calibri" w:cs="Calibri"/>
                <w:color w:val="000000"/>
              </w:rPr>
              <w:t>(1</w:t>
            </w:r>
            <w:r>
              <w:rPr>
                <w:rFonts w:ascii="Calibri" w:eastAsia="等线" w:hAnsi="Calibri" w:cs="Calibri"/>
                <w:color w:val="000000"/>
              </w:rPr>
              <w:t>.00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1.2</w:t>
            </w:r>
            <w:r>
              <w:rPr>
                <w:rFonts w:ascii="Calibri" w:eastAsia="等线" w:hAnsi="Calibri" w:cs="Calibri"/>
                <w:color w:val="000000"/>
              </w:rPr>
              <w:t>0</w:t>
            </w:r>
            <w:r w:rsidRPr="002F3C4C">
              <w:rPr>
                <w:rFonts w:ascii="Calibri" w:eastAsia="等线" w:hAnsi="Calibri" w:cs="Calibri"/>
                <w:color w:val="000000"/>
              </w:rPr>
              <w:t>)</w:t>
            </w:r>
          </w:p>
        </w:tc>
        <w:tc>
          <w:tcPr>
            <w:tcW w:w="1842" w:type="dxa"/>
            <w:shd w:val="clear" w:color="auto" w:fill="auto"/>
            <w:vAlign w:val="center"/>
          </w:tcPr>
          <w:p w14:paraId="40F497B4" w14:textId="25B0412A"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1.07</w:t>
            </w:r>
            <w:r>
              <w:rPr>
                <w:rFonts w:ascii="Calibri" w:eastAsia="等线" w:hAnsi="Calibri" w:cs="Calibri"/>
                <w:color w:val="000000"/>
              </w:rPr>
              <w:t xml:space="preserve"> </w:t>
            </w:r>
            <w:r w:rsidRPr="002F3C4C">
              <w:rPr>
                <w:rFonts w:ascii="Calibri" w:eastAsia="等线" w:hAnsi="Calibri" w:cs="Calibri"/>
                <w:color w:val="000000"/>
              </w:rPr>
              <w:t>(0.97,</w:t>
            </w:r>
            <w:r>
              <w:rPr>
                <w:rFonts w:ascii="Calibri" w:eastAsia="等线" w:hAnsi="Calibri" w:cs="Calibri"/>
                <w:color w:val="000000"/>
              </w:rPr>
              <w:t xml:space="preserve"> </w:t>
            </w:r>
            <w:r w:rsidRPr="002F3C4C">
              <w:rPr>
                <w:rFonts w:ascii="Calibri" w:eastAsia="等线" w:hAnsi="Calibri" w:cs="Calibri"/>
                <w:color w:val="000000"/>
              </w:rPr>
              <w:t>1.17)</w:t>
            </w:r>
          </w:p>
        </w:tc>
        <w:tc>
          <w:tcPr>
            <w:tcW w:w="1843" w:type="dxa"/>
            <w:shd w:val="clear" w:color="auto" w:fill="auto"/>
            <w:vAlign w:val="center"/>
          </w:tcPr>
          <w:p w14:paraId="026CA518" w14:textId="23FCE362"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1.02</w:t>
            </w:r>
            <w:r>
              <w:rPr>
                <w:rFonts w:ascii="Calibri" w:eastAsia="等线" w:hAnsi="Calibri" w:cs="Calibri"/>
                <w:color w:val="000000"/>
              </w:rPr>
              <w:t xml:space="preserve"> </w:t>
            </w:r>
            <w:r w:rsidRPr="002F3C4C">
              <w:rPr>
                <w:rFonts w:ascii="Calibri" w:eastAsia="等线" w:hAnsi="Calibri" w:cs="Calibri"/>
                <w:color w:val="000000"/>
              </w:rPr>
              <w:t>(0.92,</w:t>
            </w:r>
            <w:r>
              <w:rPr>
                <w:rFonts w:ascii="Calibri" w:eastAsia="等线" w:hAnsi="Calibri" w:cs="Calibri"/>
                <w:color w:val="000000"/>
              </w:rPr>
              <w:t xml:space="preserve"> </w:t>
            </w:r>
            <w:r w:rsidRPr="002F3C4C">
              <w:rPr>
                <w:rFonts w:ascii="Calibri" w:eastAsia="等线" w:hAnsi="Calibri" w:cs="Calibri"/>
                <w:color w:val="000000"/>
              </w:rPr>
              <w:t>1.13)</w:t>
            </w:r>
          </w:p>
        </w:tc>
        <w:tc>
          <w:tcPr>
            <w:tcW w:w="1843" w:type="dxa"/>
            <w:shd w:val="clear" w:color="auto" w:fill="auto"/>
            <w:vAlign w:val="center"/>
          </w:tcPr>
          <w:p w14:paraId="1D062EE3" w14:textId="65D4ECDD"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0.98</w:t>
            </w:r>
            <w:r>
              <w:rPr>
                <w:rFonts w:ascii="Calibri" w:eastAsia="等线" w:hAnsi="Calibri" w:cs="Calibri"/>
                <w:color w:val="000000"/>
              </w:rPr>
              <w:t xml:space="preserve"> </w:t>
            </w:r>
            <w:r w:rsidRPr="002F3C4C">
              <w:rPr>
                <w:rFonts w:ascii="Calibri" w:eastAsia="等线" w:hAnsi="Calibri" w:cs="Calibri"/>
                <w:color w:val="000000"/>
              </w:rPr>
              <w:t>(0.88,</w:t>
            </w:r>
            <w:r>
              <w:rPr>
                <w:rFonts w:ascii="Calibri" w:eastAsia="等线" w:hAnsi="Calibri" w:cs="Calibri"/>
                <w:color w:val="000000"/>
              </w:rPr>
              <w:t xml:space="preserve"> </w:t>
            </w:r>
            <w:r w:rsidRPr="002F3C4C">
              <w:rPr>
                <w:rFonts w:ascii="Calibri" w:eastAsia="等线" w:hAnsi="Calibri" w:cs="Calibri"/>
                <w:color w:val="000000"/>
              </w:rPr>
              <w:t>1.09)</w:t>
            </w:r>
          </w:p>
        </w:tc>
        <w:tc>
          <w:tcPr>
            <w:tcW w:w="1762" w:type="dxa"/>
            <w:shd w:val="clear" w:color="auto" w:fill="auto"/>
            <w:vAlign w:val="center"/>
          </w:tcPr>
          <w:p w14:paraId="1141718B" w14:textId="1816EED6"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1.03</w:t>
            </w:r>
            <w:r>
              <w:rPr>
                <w:rFonts w:ascii="Calibri" w:eastAsia="等线" w:hAnsi="Calibri" w:cs="Calibri"/>
                <w:color w:val="000000"/>
              </w:rPr>
              <w:t xml:space="preserve"> </w:t>
            </w:r>
            <w:r w:rsidRPr="002F3C4C">
              <w:rPr>
                <w:rFonts w:ascii="Calibri" w:eastAsia="等线" w:hAnsi="Calibri" w:cs="Calibri"/>
                <w:color w:val="000000"/>
              </w:rPr>
              <w:t>(0.94,</w:t>
            </w:r>
            <w:r>
              <w:rPr>
                <w:rFonts w:ascii="Calibri" w:eastAsia="等线" w:hAnsi="Calibri" w:cs="Calibri"/>
                <w:color w:val="000000"/>
              </w:rPr>
              <w:t xml:space="preserve"> </w:t>
            </w:r>
            <w:r w:rsidRPr="002F3C4C">
              <w:rPr>
                <w:rFonts w:ascii="Calibri" w:eastAsia="等线" w:hAnsi="Calibri" w:cs="Calibri"/>
                <w:color w:val="000000"/>
              </w:rPr>
              <w:t>1.14)</w:t>
            </w:r>
          </w:p>
        </w:tc>
      </w:tr>
      <w:tr w:rsidR="003C5C28" w14:paraId="264DF0A6" w14:textId="77777777" w:rsidTr="00377D73">
        <w:tc>
          <w:tcPr>
            <w:tcW w:w="1413" w:type="dxa"/>
            <w:vAlign w:val="center"/>
          </w:tcPr>
          <w:p w14:paraId="74240C01" w14:textId="4B1832C0" w:rsidR="003C5C28" w:rsidRDefault="003C5C28" w:rsidP="00377D73">
            <w:pPr>
              <w:widowControl/>
              <w:rPr>
                <w:rFonts w:ascii="Calibri" w:eastAsia="等线" w:hAnsi="Calibri" w:cs="Times New Roman"/>
              </w:rPr>
            </w:pPr>
            <w:r>
              <w:rPr>
                <w:rFonts w:ascii="Calibri" w:eastAsia="等线" w:hAnsi="Calibri" w:cs="Times New Roman" w:hint="eastAsia"/>
              </w:rPr>
              <w:t>O</w:t>
            </w:r>
            <w:r>
              <w:rPr>
                <w:rFonts w:ascii="Calibri" w:eastAsia="等线" w:hAnsi="Calibri" w:cs="Times New Roman"/>
              </w:rPr>
              <w:t>P DDT</w:t>
            </w:r>
          </w:p>
        </w:tc>
        <w:tc>
          <w:tcPr>
            <w:tcW w:w="1843" w:type="dxa"/>
            <w:vAlign w:val="center"/>
          </w:tcPr>
          <w:p w14:paraId="25ED662B" w14:textId="62AB980C" w:rsidR="003C5C28" w:rsidRDefault="003C5C28" w:rsidP="00377D73">
            <w:pPr>
              <w:widowControl/>
              <w:rPr>
                <w:rFonts w:ascii="Calibri" w:eastAsia="等线" w:hAnsi="Calibri" w:cs="Times New Roman"/>
              </w:rPr>
            </w:pPr>
            <w:r w:rsidRPr="00E26A13">
              <w:rPr>
                <w:rFonts w:ascii="Calibri" w:eastAsia="等线" w:hAnsi="Calibri" w:cs="Times New Roman" w:hint="eastAsia"/>
              </w:rPr>
              <w:t>1</w:t>
            </w:r>
            <w:r w:rsidRPr="00E26A13">
              <w:rPr>
                <w:rFonts w:ascii="Calibri" w:eastAsia="等线" w:hAnsi="Calibri" w:cs="Times New Roman"/>
              </w:rPr>
              <w:t>.0</w:t>
            </w:r>
            <w:r>
              <w:rPr>
                <w:rFonts w:ascii="Calibri" w:eastAsia="等线" w:hAnsi="Calibri" w:cs="Times New Roman"/>
              </w:rPr>
              <w:t>1</w:t>
            </w:r>
            <w:r w:rsidRPr="00E26A13">
              <w:rPr>
                <w:rFonts w:ascii="Calibri" w:eastAsia="等线" w:hAnsi="Calibri" w:cs="Times New Roman"/>
              </w:rPr>
              <w:t xml:space="preserve"> (0.9</w:t>
            </w:r>
            <w:r>
              <w:rPr>
                <w:rFonts w:ascii="Calibri" w:eastAsia="等线" w:hAnsi="Calibri" w:cs="Times New Roman"/>
              </w:rPr>
              <w:t>3</w:t>
            </w:r>
            <w:r w:rsidRPr="00E26A13">
              <w:rPr>
                <w:rFonts w:ascii="Calibri" w:eastAsia="等线" w:hAnsi="Calibri" w:cs="Times New Roman"/>
              </w:rPr>
              <w:t>, 1.</w:t>
            </w:r>
            <w:r>
              <w:rPr>
                <w:rFonts w:ascii="Calibri" w:eastAsia="等线" w:hAnsi="Calibri" w:cs="Times New Roman"/>
              </w:rPr>
              <w:t>09</w:t>
            </w:r>
            <w:r w:rsidRPr="00E26A13">
              <w:rPr>
                <w:rFonts w:ascii="Calibri" w:eastAsia="等线" w:hAnsi="Calibri" w:cs="Times New Roman"/>
              </w:rPr>
              <w:t>)</w:t>
            </w:r>
          </w:p>
        </w:tc>
        <w:tc>
          <w:tcPr>
            <w:tcW w:w="1701" w:type="dxa"/>
            <w:shd w:val="clear" w:color="auto" w:fill="auto"/>
            <w:vAlign w:val="center"/>
          </w:tcPr>
          <w:p w14:paraId="1F75575D" w14:textId="096BFED3"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1.03</w:t>
            </w:r>
            <w:r>
              <w:rPr>
                <w:rFonts w:ascii="Calibri" w:eastAsia="等线" w:hAnsi="Calibri" w:cs="Calibri"/>
                <w:color w:val="000000"/>
              </w:rPr>
              <w:t xml:space="preserve"> </w:t>
            </w:r>
            <w:r w:rsidRPr="002F3C4C">
              <w:rPr>
                <w:rFonts w:ascii="Calibri" w:eastAsia="等线" w:hAnsi="Calibri" w:cs="Calibri"/>
                <w:color w:val="000000"/>
              </w:rPr>
              <w:t>(0.94,</w:t>
            </w:r>
            <w:r>
              <w:rPr>
                <w:rFonts w:ascii="Calibri" w:eastAsia="等线" w:hAnsi="Calibri" w:cs="Calibri"/>
                <w:color w:val="000000"/>
              </w:rPr>
              <w:t xml:space="preserve"> </w:t>
            </w:r>
            <w:r w:rsidRPr="002F3C4C">
              <w:rPr>
                <w:rFonts w:ascii="Calibri" w:eastAsia="等线" w:hAnsi="Calibri" w:cs="Calibri"/>
                <w:color w:val="000000"/>
              </w:rPr>
              <w:t>1.13)</w:t>
            </w:r>
          </w:p>
        </w:tc>
        <w:tc>
          <w:tcPr>
            <w:tcW w:w="1701" w:type="dxa"/>
            <w:shd w:val="clear" w:color="auto" w:fill="auto"/>
            <w:vAlign w:val="center"/>
          </w:tcPr>
          <w:p w14:paraId="73A55928" w14:textId="4ED662C8"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1.02</w:t>
            </w:r>
            <w:r>
              <w:rPr>
                <w:rFonts w:ascii="Calibri" w:eastAsia="等线" w:hAnsi="Calibri" w:cs="Calibri"/>
                <w:color w:val="000000"/>
              </w:rPr>
              <w:t xml:space="preserve"> </w:t>
            </w:r>
            <w:r w:rsidRPr="002F3C4C">
              <w:rPr>
                <w:rFonts w:ascii="Calibri" w:eastAsia="等线" w:hAnsi="Calibri" w:cs="Calibri"/>
                <w:color w:val="000000"/>
              </w:rPr>
              <w:t>(0.93,</w:t>
            </w:r>
            <w:r>
              <w:rPr>
                <w:rFonts w:ascii="Calibri" w:eastAsia="等线" w:hAnsi="Calibri" w:cs="Calibri"/>
                <w:color w:val="000000"/>
              </w:rPr>
              <w:t xml:space="preserve"> </w:t>
            </w:r>
            <w:r w:rsidRPr="002F3C4C">
              <w:rPr>
                <w:rFonts w:ascii="Calibri" w:eastAsia="等线" w:hAnsi="Calibri" w:cs="Calibri"/>
                <w:color w:val="000000"/>
              </w:rPr>
              <w:t>1.12)</w:t>
            </w:r>
          </w:p>
        </w:tc>
        <w:tc>
          <w:tcPr>
            <w:tcW w:w="1842" w:type="dxa"/>
            <w:shd w:val="clear" w:color="auto" w:fill="auto"/>
            <w:vAlign w:val="center"/>
          </w:tcPr>
          <w:p w14:paraId="295A5396" w14:textId="7EB50CD2"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1.03</w:t>
            </w:r>
            <w:r>
              <w:rPr>
                <w:rFonts w:ascii="Calibri" w:eastAsia="等线" w:hAnsi="Calibri" w:cs="Calibri"/>
                <w:color w:val="000000"/>
              </w:rPr>
              <w:t xml:space="preserve"> </w:t>
            </w:r>
            <w:r w:rsidRPr="002F3C4C">
              <w:rPr>
                <w:rFonts w:ascii="Calibri" w:eastAsia="等线" w:hAnsi="Calibri" w:cs="Calibri"/>
                <w:color w:val="000000"/>
              </w:rPr>
              <w:t>(0.94,</w:t>
            </w:r>
            <w:r>
              <w:rPr>
                <w:rFonts w:ascii="Calibri" w:eastAsia="等线" w:hAnsi="Calibri" w:cs="Calibri"/>
                <w:color w:val="000000"/>
              </w:rPr>
              <w:t xml:space="preserve"> </w:t>
            </w:r>
            <w:r w:rsidRPr="002F3C4C">
              <w:rPr>
                <w:rFonts w:ascii="Calibri" w:eastAsia="等线" w:hAnsi="Calibri" w:cs="Calibri"/>
                <w:color w:val="000000"/>
              </w:rPr>
              <w:t>1.13)</w:t>
            </w:r>
          </w:p>
        </w:tc>
        <w:tc>
          <w:tcPr>
            <w:tcW w:w="1843" w:type="dxa"/>
            <w:shd w:val="clear" w:color="auto" w:fill="auto"/>
            <w:vAlign w:val="center"/>
          </w:tcPr>
          <w:p w14:paraId="0945654E" w14:textId="4951A7A1"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(0.9</w:t>
            </w:r>
            <w:r>
              <w:rPr>
                <w:rFonts w:ascii="Calibri" w:eastAsia="等线" w:hAnsi="Calibri" w:cs="Calibri"/>
                <w:color w:val="000000"/>
              </w:rPr>
              <w:t>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1.09)</w:t>
            </w:r>
          </w:p>
        </w:tc>
        <w:tc>
          <w:tcPr>
            <w:tcW w:w="1843" w:type="dxa"/>
            <w:shd w:val="clear" w:color="auto" w:fill="auto"/>
            <w:vAlign w:val="center"/>
          </w:tcPr>
          <w:p w14:paraId="464C2393" w14:textId="08E11715"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0.99</w:t>
            </w:r>
            <w:r>
              <w:rPr>
                <w:rFonts w:ascii="Calibri" w:eastAsia="等线" w:hAnsi="Calibri" w:cs="Calibri"/>
                <w:color w:val="000000"/>
              </w:rPr>
              <w:t xml:space="preserve"> </w:t>
            </w:r>
            <w:r w:rsidRPr="002F3C4C">
              <w:rPr>
                <w:rFonts w:ascii="Calibri" w:eastAsia="等线" w:hAnsi="Calibri" w:cs="Calibri"/>
                <w:color w:val="000000"/>
              </w:rPr>
              <w:t>(0.9</w:t>
            </w:r>
            <w:r>
              <w:rPr>
                <w:rFonts w:ascii="Calibri" w:eastAsia="等线" w:hAnsi="Calibri" w:cs="Calibri"/>
                <w:color w:val="000000"/>
              </w:rPr>
              <w:t>0</w:t>
            </w:r>
            <w:r w:rsidRPr="002F3C4C">
              <w:rPr>
                <w:rFonts w:ascii="Calibri" w:eastAsia="等线" w:hAnsi="Calibri" w:cs="Calibri"/>
                <w:color w:val="000000"/>
              </w:rPr>
              <w:t>,</w:t>
            </w:r>
            <w:r>
              <w:rPr>
                <w:rFonts w:ascii="Calibri" w:eastAsia="等线" w:hAnsi="Calibri" w:cs="Calibri"/>
                <w:color w:val="000000"/>
              </w:rPr>
              <w:t xml:space="preserve"> </w:t>
            </w:r>
            <w:r w:rsidRPr="002F3C4C">
              <w:rPr>
                <w:rFonts w:ascii="Calibri" w:eastAsia="等线" w:hAnsi="Calibri" w:cs="Calibri"/>
                <w:color w:val="000000"/>
              </w:rPr>
              <w:t>1.08)</w:t>
            </w:r>
          </w:p>
        </w:tc>
        <w:tc>
          <w:tcPr>
            <w:tcW w:w="1762" w:type="dxa"/>
            <w:shd w:val="clear" w:color="auto" w:fill="auto"/>
            <w:vAlign w:val="center"/>
          </w:tcPr>
          <w:p w14:paraId="71FD87C1" w14:textId="083111D3" w:rsidR="003C5C28" w:rsidRPr="002F3C4C" w:rsidRDefault="003C5C28" w:rsidP="00377D73">
            <w:pPr>
              <w:widowControl/>
              <w:rPr>
                <w:rFonts w:ascii="Calibri" w:eastAsia="等线" w:hAnsi="Calibri" w:cs="Calibri"/>
              </w:rPr>
            </w:pPr>
            <w:r w:rsidRPr="002F3C4C">
              <w:rPr>
                <w:rFonts w:ascii="Calibri" w:eastAsia="等线" w:hAnsi="Calibri" w:cs="Calibri"/>
                <w:color w:val="000000"/>
              </w:rPr>
              <w:t>1.01</w:t>
            </w:r>
            <w:r>
              <w:rPr>
                <w:rFonts w:ascii="Calibri" w:eastAsia="等线" w:hAnsi="Calibri" w:cs="Calibri"/>
                <w:color w:val="000000"/>
              </w:rPr>
              <w:t xml:space="preserve"> </w:t>
            </w:r>
            <w:r w:rsidRPr="002F3C4C">
              <w:rPr>
                <w:rFonts w:ascii="Calibri" w:eastAsia="等线" w:hAnsi="Calibri" w:cs="Calibri"/>
                <w:color w:val="000000"/>
              </w:rPr>
              <w:t>(0.92,</w:t>
            </w:r>
            <w:r>
              <w:rPr>
                <w:rFonts w:ascii="Calibri" w:eastAsia="等线" w:hAnsi="Calibri" w:cs="Calibri"/>
                <w:color w:val="000000"/>
              </w:rPr>
              <w:t xml:space="preserve"> </w:t>
            </w:r>
            <w:r w:rsidRPr="002F3C4C">
              <w:rPr>
                <w:rFonts w:ascii="Calibri" w:eastAsia="等线" w:hAnsi="Calibri" w:cs="Calibri"/>
                <w:color w:val="000000"/>
              </w:rPr>
              <w:t>1.1</w:t>
            </w:r>
            <w:r>
              <w:rPr>
                <w:rFonts w:ascii="Calibri" w:eastAsia="等线" w:hAnsi="Calibri" w:cs="Calibri"/>
                <w:color w:val="000000"/>
              </w:rPr>
              <w:t>0</w:t>
            </w:r>
            <w:r w:rsidRPr="002F3C4C">
              <w:rPr>
                <w:rFonts w:ascii="Calibri" w:eastAsia="等线" w:hAnsi="Calibri" w:cs="Calibri"/>
                <w:color w:val="000000"/>
              </w:rPr>
              <w:t>)</w:t>
            </w:r>
          </w:p>
        </w:tc>
      </w:tr>
    </w:tbl>
    <w:p w14:paraId="207B5140" w14:textId="77777777" w:rsidR="003C5C28" w:rsidRDefault="003C5C28" w:rsidP="003C5C28">
      <w:r>
        <w:rPr>
          <w:rFonts w:ascii="Calibri" w:eastAsia="等线" w:hAnsi="Calibri" w:cs="Times New Roman" w:hint="eastAsia"/>
          <w:sz w:val="22"/>
        </w:rPr>
        <w:t>N</w:t>
      </w:r>
      <w:r>
        <w:rPr>
          <w:rFonts w:ascii="Calibri" w:eastAsia="等线" w:hAnsi="Calibri" w:cs="Times New Roman"/>
          <w:sz w:val="22"/>
        </w:rPr>
        <w:t xml:space="preserve">ote: </w:t>
      </w:r>
      <w:r w:rsidRPr="00C9730C">
        <w:rPr>
          <w:rFonts w:ascii="Calibri" w:hAnsi="Calibri" w:cs="Calibri"/>
        </w:rPr>
        <w:t>PM</w:t>
      </w:r>
      <w:r w:rsidRPr="00C9730C">
        <w:rPr>
          <w:rFonts w:ascii="Calibri" w:hAnsi="Calibri" w:cs="Calibri"/>
          <w:vertAlign w:val="subscript"/>
        </w:rPr>
        <w:t>10</w:t>
      </w:r>
      <w:r w:rsidRPr="00C9730C">
        <w:rPr>
          <w:rFonts w:ascii="Calibri" w:hAnsi="Calibri" w:cs="Calibri"/>
        </w:rPr>
        <w:t>, particulate matter with aerodynamic diameter≤</w:t>
      </w:r>
      <w:r w:rsidRPr="00C9730C">
        <w:rPr>
          <w:rFonts w:ascii="Calibri" w:hAnsi="Calibri" w:cs="Calibri" w:hint="eastAsia"/>
        </w:rPr>
        <w:t>1</w:t>
      </w:r>
      <w:r w:rsidRPr="00C9730C">
        <w:rPr>
          <w:rFonts w:ascii="Calibri" w:hAnsi="Calibri" w:cs="Calibri"/>
        </w:rPr>
        <w:t>0μm; PM</w:t>
      </w:r>
      <w:r w:rsidRPr="00C9730C">
        <w:rPr>
          <w:rFonts w:ascii="Calibri" w:hAnsi="Calibri" w:cs="Calibri"/>
          <w:vertAlign w:val="subscript"/>
        </w:rPr>
        <w:t>2.5</w:t>
      </w:r>
      <w:r w:rsidRPr="00C9730C">
        <w:rPr>
          <w:rFonts w:ascii="Calibri" w:hAnsi="Calibri" w:cs="Calibri"/>
        </w:rPr>
        <w:t>, particulate matter with aerodynamic diameter≤2.5μm</w:t>
      </w:r>
      <w:r w:rsidRPr="00C9730C">
        <w:rPr>
          <w:rFonts w:ascii="Calibri" w:hAnsi="Calibri" w:cs="Calibri" w:hint="eastAsia"/>
        </w:rPr>
        <w:t>;</w:t>
      </w:r>
      <w:r w:rsidRPr="00C9730C">
        <w:rPr>
          <w:rFonts w:ascii="Calibri" w:hAnsi="Calibri" w:cs="Calibri"/>
        </w:rPr>
        <w:t xml:space="preserve"> </w:t>
      </w:r>
      <w:proofErr w:type="spellStart"/>
      <w:r w:rsidRPr="00C9730C">
        <w:rPr>
          <w:rFonts w:ascii="Calibri" w:hAnsi="Calibri" w:cs="Calibri"/>
        </w:rPr>
        <w:t>PM</w:t>
      </w:r>
      <w:r w:rsidRPr="00C9730C">
        <w:rPr>
          <w:rFonts w:ascii="Calibri" w:hAnsi="Calibri" w:cs="Calibri"/>
          <w:vertAlign w:val="subscript"/>
        </w:rPr>
        <w:t>coarse</w:t>
      </w:r>
      <w:proofErr w:type="spellEnd"/>
      <w:r w:rsidRPr="00C9730C">
        <w:rPr>
          <w:rFonts w:ascii="Calibri" w:hAnsi="Calibri" w:cs="Calibri"/>
        </w:rPr>
        <w:t>, particulate matter with aerodynamic diameter between 2.5μm and 10μm</w:t>
      </w:r>
      <w:r w:rsidRPr="00C9730C">
        <w:rPr>
          <w:rFonts w:ascii="Calibri" w:hAnsi="Calibri" w:cs="Calibri" w:hint="eastAsia"/>
        </w:rPr>
        <w:t>;</w:t>
      </w:r>
      <w:r w:rsidRPr="00C9730C">
        <w:rPr>
          <w:rFonts w:ascii="Calibri" w:hAnsi="Calibri" w:cs="Calibri"/>
        </w:rPr>
        <w:t xml:space="preserve"> NO</w:t>
      </w:r>
      <w:r w:rsidRPr="00C9730C">
        <w:rPr>
          <w:rFonts w:ascii="Calibri" w:hAnsi="Calibri" w:cs="Calibri"/>
          <w:vertAlign w:val="subscript"/>
        </w:rPr>
        <w:t>2</w:t>
      </w:r>
      <w:r w:rsidRPr="00C9730C">
        <w:rPr>
          <w:rFonts w:ascii="Calibri" w:hAnsi="Calibri" w:cs="Calibri"/>
        </w:rPr>
        <w:t>, nitrogen dioxide; NO</w:t>
      </w:r>
      <w:r w:rsidRPr="00C9730C">
        <w:rPr>
          <w:rFonts w:ascii="Calibri" w:hAnsi="Calibri" w:cs="Calibri"/>
          <w:vertAlign w:val="subscript"/>
        </w:rPr>
        <w:t>x</w:t>
      </w:r>
      <w:r w:rsidRPr="00C9730C">
        <w:rPr>
          <w:rFonts w:ascii="Calibri" w:hAnsi="Calibri" w:cs="Calibri"/>
        </w:rPr>
        <w:t>, nitrogen oxides; UFP, ultrafine particles; Cu, copper; Fe, iron; K, potassium; Ni, nickel; S, sulfur; Si, silicon; V, vanadium; Zn, zinc; OP ESR, oxidative potential metric with electron spin resonance; OP DTT, oxidative potential metric with dithiothreitol.</w:t>
      </w:r>
    </w:p>
    <w:p w14:paraId="071F5E1F" w14:textId="330082FD" w:rsidR="003C5C28" w:rsidRDefault="003C5C28">
      <w:pPr>
        <w:widowControl/>
        <w:jc w:val="left"/>
        <w:rPr>
          <w:rFonts w:ascii="Calibri" w:eastAsia="等线" w:hAnsi="Calibri" w:cs="Times New Roman"/>
          <w:sz w:val="22"/>
        </w:rPr>
        <w:sectPr w:rsidR="003C5C28" w:rsidSect="00794710">
          <w:pgSz w:w="16838" w:h="11906" w:orient="landscape"/>
          <w:pgMar w:top="1800" w:right="1440" w:bottom="1800" w:left="1440" w:header="851" w:footer="992" w:gutter="0"/>
          <w:cols w:space="425"/>
          <w:docGrid w:type="lines" w:linePitch="312"/>
        </w:sectPr>
      </w:pPr>
      <w:r w:rsidRPr="006562BD">
        <w:rPr>
          <w:rFonts w:ascii="Calibri" w:hAnsi="Calibri" w:cs="Calibri"/>
        </w:rPr>
        <w:t>All resu</w:t>
      </w:r>
      <w:r w:rsidRPr="006562BD">
        <w:rPr>
          <w:rFonts w:ascii="Calibri" w:hAnsi="Calibri" w:cs="Calibri" w:hint="eastAsia"/>
        </w:rPr>
        <w:t>l</w:t>
      </w:r>
      <w:r w:rsidRPr="006562BD">
        <w:rPr>
          <w:rFonts w:ascii="Calibri" w:hAnsi="Calibri" w:cs="Calibri"/>
        </w:rPr>
        <w:t>ts were adjusted for sex, age, education level, body mass index, smoking status, alcohol consumption, and area SES</w:t>
      </w:r>
      <w:r>
        <w:rPr>
          <w:rFonts w:ascii="Calibri" w:hAnsi="Calibri" w:cs="Calibri"/>
        </w:rPr>
        <w:t xml:space="preserve"> </w:t>
      </w:r>
      <w:r>
        <w:rPr>
          <w:rFonts w:ascii="Calibri" w:eastAsia="等线" w:hAnsi="Calibri" w:cs="Times New Roman"/>
          <w:kern w:val="0"/>
          <w:sz w:val="20"/>
          <w:szCs w:val="20"/>
        </w:rPr>
        <w:t>using unconditional Logistic regression models</w:t>
      </w:r>
      <w:r w:rsidRPr="006562BD">
        <w:rPr>
          <w:rFonts w:ascii="Calibri" w:hAnsi="Calibri" w:cs="Calibri"/>
        </w:rPr>
        <w:t>. Please note that the PM</w:t>
      </w:r>
      <w:r w:rsidRPr="006562BD">
        <w:rPr>
          <w:rFonts w:ascii="Calibri" w:hAnsi="Calibri" w:cs="Calibri"/>
          <w:vertAlign w:val="subscript"/>
        </w:rPr>
        <w:t>10</w:t>
      </w:r>
      <w:r w:rsidRPr="006562BD">
        <w:rPr>
          <w:rFonts w:ascii="Calibri" w:hAnsi="Calibri" w:cs="Calibri"/>
        </w:rPr>
        <w:t xml:space="preserve"> model adjusted for PM</w:t>
      </w:r>
      <w:r w:rsidRPr="006562BD">
        <w:rPr>
          <w:rFonts w:ascii="Calibri" w:hAnsi="Calibri" w:cs="Calibri"/>
          <w:vertAlign w:val="subscript"/>
        </w:rPr>
        <w:t>2.5</w:t>
      </w:r>
      <w:r w:rsidRPr="006562BD">
        <w:rPr>
          <w:rFonts w:ascii="Calibri" w:hAnsi="Calibri" w:cs="Calibri"/>
        </w:rPr>
        <w:t xml:space="preserve"> and </w:t>
      </w:r>
      <w:proofErr w:type="spellStart"/>
      <w:r w:rsidRPr="006562BD">
        <w:rPr>
          <w:rFonts w:ascii="Calibri" w:hAnsi="Calibri" w:cs="Calibri"/>
        </w:rPr>
        <w:t>PM</w:t>
      </w:r>
      <w:r w:rsidRPr="006562BD">
        <w:rPr>
          <w:rFonts w:ascii="Calibri" w:hAnsi="Calibri" w:cs="Calibri"/>
          <w:vertAlign w:val="subscript"/>
        </w:rPr>
        <w:t>coarse</w:t>
      </w:r>
      <w:proofErr w:type="spellEnd"/>
      <w:r w:rsidRPr="006562BD">
        <w:rPr>
          <w:rFonts w:ascii="Calibri" w:hAnsi="Calibri" w:cs="Calibri"/>
        </w:rPr>
        <w:t xml:space="preserve"> is difficult to interpret since PM</w:t>
      </w:r>
      <w:r w:rsidRPr="006562BD">
        <w:rPr>
          <w:rFonts w:ascii="Calibri" w:hAnsi="Calibri" w:cs="Calibri"/>
          <w:vertAlign w:val="subscript"/>
        </w:rPr>
        <w:t>10</w:t>
      </w:r>
      <w:r w:rsidRPr="006562BD">
        <w:rPr>
          <w:rFonts w:ascii="Calibri" w:hAnsi="Calibri" w:cs="Calibri"/>
        </w:rPr>
        <w:t xml:space="preserve"> is the sum of these two. The models including both NO</w:t>
      </w:r>
      <w:r w:rsidRPr="006562BD">
        <w:rPr>
          <w:rFonts w:ascii="Calibri" w:hAnsi="Calibri" w:cs="Calibri"/>
          <w:vertAlign w:val="subscript"/>
        </w:rPr>
        <w:t xml:space="preserve">2 </w:t>
      </w:r>
      <w:r w:rsidRPr="006562BD">
        <w:rPr>
          <w:rFonts w:ascii="Calibri" w:hAnsi="Calibri" w:cs="Calibri"/>
        </w:rPr>
        <w:t>and NO</w:t>
      </w:r>
      <w:r w:rsidRPr="006562BD">
        <w:rPr>
          <w:rFonts w:ascii="Calibri" w:hAnsi="Calibri" w:cs="Calibri"/>
          <w:vertAlign w:val="subscript"/>
        </w:rPr>
        <w:t xml:space="preserve">x </w:t>
      </w:r>
      <w:r w:rsidRPr="006562BD">
        <w:rPr>
          <w:rFonts w:ascii="Calibri" w:hAnsi="Calibri" w:cs="Calibri"/>
        </w:rPr>
        <w:t>are also difficult to interpret as NO</w:t>
      </w:r>
      <w:r w:rsidRPr="006562BD">
        <w:rPr>
          <w:rFonts w:ascii="Calibri" w:hAnsi="Calibri" w:cs="Calibri"/>
          <w:vertAlign w:val="subscript"/>
        </w:rPr>
        <w:t>2</w:t>
      </w:r>
      <w:r w:rsidRPr="006562BD">
        <w:rPr>
          <w:rFonts w:ascii="Calibri" w:hAnsi="Calibri" w:cs="Calibri"/>
        </w:rPr>
        <w:t xml:space="preserve"> is included in NO</w:t>
      </w:r>
      <w:r w:rsidRPr="006562BD">
        <w:rPr>
          <w:rFonts w:ascii="Calibri" w:hAnsi="Calibri" w:cs="Calibri"/>
          <w:vertAlign w:val="subscript"/>
        </w:rPr>
        <w:t>x</w:t>
      </w:r>
      <w:r w:rsidRPr="006562BD">
        <w:rPr>
          <w:rFonts w:ascii="Calibri" w:hAnsi="Calibri" w:cs="Calibri"/>
        </w:rPr>
        <w:t>.</w:t>
      </w:r>
    </w:p>
    <w:p w14:paraId="07F7ABB9" w14:textId="2F299430" w:rsidR="00C043FB" w:rsidRDefault="009B5CED" w:rsidP="009B5CED">
      <w:pPr>
        <w:tabs>
          <w:tab w:val="left" w:pos="599"/>
        </w:tabs>
        <w:jc w:val="center"/>
        <w:rPr>
          <w:rFonts w:ascii="Calibri" w:eastAsia="等线" w:hAnsi="Calibri" w:cs="Times New Roman"/>
          <w:sz w:val="22"/>
        </w:rPr>
      </w:pPr>
      <w:r>
        <w:rPr>
          <w:noProof/>
        </w:rPr>
        <w:lastRenderedPageBreak/>
        <w:drawing>
          <wp:inline distT="0" distB="0" distL="0" distR="0" wp14:anchorId="6FE8EDD8" wp14:editId="473DFE67">
            <wp:extent cx="6541045" cy="4032504"/>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2754" cy="4045887"/>
                    </a:xfrm>
                    <a:prstGeom prst="rect">
                      <a:avLst/>
                    </a:prstGeom>
                    <a:noFill/>
                    <a:ln>
                      <a:noFill/>
                    </a:ln>
                  </pic:spPr>
                </pic:pic>
              </a:graphicData>
            </a:graphic>
          </wp:inline>
        </w:drawing>
      </w:r>
    </w:p>
    <w:p w14:paraId="0BCDE829" w14:textId="7B53070F" w:rsidR="001A1C5E" w:rsidRPr="001A1C5E" w:rsidRDefault="001A1C5E" w:rsidP="00C043FB">
      <w:pPr>
        <w:tabs>
          <w:tab w:val="left" w:pos="599"/>
        </w:tabs>
        <w:rPr>
          <w:rFonts w:ascii="Calibri" w:eastAsia="等线" w:hAnsi="Calibri" w:cs="Times New Roman"/>
          <w:sz w:val="24"/>
          <w:szCs w:val="24"/>
        </w:rPr>
        <w:sectPr w:rsidR="001A1C5E" w:rsidRPr="001A1C5E" w:rsidSect="001A1C5E">
          <w:pgSz w:w="16838" w:h="11906" w:orient="landscape"/>
          <w:pgMar w:top="1800" w:right="1440" w:bottom="1800" w:left="1440" w:header="851" w:footer="992" w:gutter="0"/>
          <w:cols w:space="425"/>
          <w:docGrid w:type="lines" w:linePitch="312"/>
        </w:sectPr>
      </w:pPr>
      <w:r w:rsidRPr="001A1C5E">
        <w:rPr>
          <w:rFonts w:ascii="Calibri" w:eastAsia="等线" w:hAnsi="Calibri" w:cs="Times New Roman" w:hint="eastAsia"/>
          <w:b/>
          <w:bCs/>
          <w:sz w:val="24"/>
          <w:szCs w:val="24"/>
        </w:rPr>
        <w:t>F</w:t>
      </w:r>
      <w:r w:rsidRPr="001A1C5E">
        <w:rPr>
          <w:rFonts w:ascii="Calibri" w:eastAsia="等线" w:hAnsi="Calibri" w:cs="Times New Roman"/>
          <w:b/>
          <w:bCs/>
          <w:sz w:val="24"/>
          <w:szCs w:val="24"/>
        </w:rPr>
        <w:t>igure S</w:t>
      </w:r>
      <w:r w:rsidR="00255E30">
        <w:rPr>
          <w:rFonts w:ascii="Calibri" w:eastAsia="等线" w:hAnsi="Calibri" w:cs="Times New Roman"/>
          <w:b/>
          <w:bCs/>
          <w:sz w:val="24"/>
          <w:szCs w:val="24"/>
        </w:rPr>
        <w:t>1</w:t>
      </w:r>
      <w:r w:rsidRPr="001A1C5E">
        <w:rPr>
          <w:rFonts w:ascii="Calibri" w:eastAsia="等线" w:hAnsi="Calibri" w:cs="Times New Roman"/>
          <w:sz w:val="24"/>
          <w:szCs w:val="24"/>
        </w:rPr>
        <w:t xml:space="preserve">. </w:t>
      </w:r>
      <w:r w:rsidRPr="001A1C5E">
        <w:rPr>
          <w:rFonts w:ascii="Calibri" w:eastAsia="等线" w:hAnsi="Calibri" w:cs="Times New Roman"/>
          <w:noProof/>
          <w:kern w:val="0"/>
          <w:sz w:val="24"/>
          <w:szCs w:val="24"/>
        </w:rPr>
        <w:t xml:space="preserve">Sensitivity analyses on the associations between exposure to </w:t>
      </w:r>
      <w:r w:rsidRPr="001A1C5E">
        <w:rPr>
          <w:rFonts w:ascii="Calibri" w:eastAsia="等线" w:hAnsi="Calibri" w:cs="Times New Roman" w:hint="eastAsia"/>
          <w:noProof/>
          <w:kern w:val="0"/>
          <w:sz w:val="24"/>
          <w:szCs w:val="24"/>
        </w:rPr>
        <w:t>NO</w:t>
      </w:r>
      <w:r w:rsidRPr="001A1C5E">
        <w:rPr>
          <w:rFonts w:ascii="Calibri" w:eastAsia="等线" w:hAnsi="Calibri" w:cs="Times New Roman" w:hint="eastAsia"/>
          <w:noProof/>
          <w:kern w:val="0"/>
          <w:sz w:val="24"/>
          <w:szCs w:val="24"/>
          <w:vertAlign w:val="subscript"/>
        </w:rPr>
        <w:t>2</w:t>
      </w:r>
      <w:r w:rsidRPr="001A1C5E">
        <w:rPr>
          <w:rFonts w:ascii="Calibri" w:eastAsia="等线" w:hAnsi="Calibri" w:cs="Times New Roman"/>
          <w:noProof/>
          <w:kern w:val="0"/>
          <w:sz w:val="24"/>
          <w:szCs w:val="24"/>
        </w:rPr>
        <w:t>, UFP, PM</w:t>
      </w:r>
      <w:r w:rsidRPr="001A1C5E">
        <w:rPr>
          <w:rFonts w:ascii="Calibri" w:eastAsia="等线" w:hAnsi="Calibri" w:cs="Times New Roman"/>
          <w:noProof/>
          <w:kern w:val="0"/>
          <w:sz w:val="24"/>
          <w:szCs w:val="24"/>
          <w:vertAlign w:val="subscript"/>
        </w:rPr>
        <w:t>2.5</w:t>
      </w:r>
      <w:r w:rsidRPr="001A1C5E">
        <w:rPr>
          <w:rFonts w:ascii="Calibri" w:eastAsia="等线" w:hAnsi="Calibri" w:cs="Times New Roman"/>
          <w:noProof/>
          <w:kern w:val="0"/>
          <w:sz w:val="24"/>
          <w:szCs w:val="24"/>
        </w:rPr>
        <w:t xml:space="preserve"> iron, PM</w:t>
      </w:r>
      <w:r w:rsidRPr="001A1C5E">
        <w:rPr>
          <w:rFonts w:ascii="Calibri" w:eastAsia="等线" w:hAnsi="Calibri" w:cs="Times New Roman"/>
          <w:noProof/>
          <w:kern w:val="0"/>
          <w:sz w:val="24"/>
          <w:szCs w:val="24"/>
          <w:vertAlign w:val="subscript"/>
        </w:rPr>
        <w:t>10</w:t>
      </w:r>
      <w:r w:rsidRPr="001A1C5E">
        <w:rPr>
          <w:rFonts w:ascii="Calibri" w:eastAsia="等线" w:hAnsi="Calibri" w:cs="Times New Roman"/>
          <w:noProof/>
          <w:kern w:val="0"/>
          <w:sz w:val="24"/>
          <w:szCs w:val="24"/>
        </w:rPr>
        <w:t xml:space="preserve"> silicon and ALS. Odds ratios (OR) were presented as per interquartile range increment. All results were adjusted for sex, age, education level, body mass index, smoking status, alcohol consumption, and area SES</w:t>
      </w:r>
      <w:r w:rsidR="006A3B26">
        <w:rPr>
          <w:rFonts w:ascii="Calibri" w:eastAsia="等线" w:hAnsi="Calibri" w:cs="Times New Roman"/>
          <w:noProof/>
          <w:kern w:val="0"/>
          <w:sz w:val="24"/>
          <w:szCs w:val="24"/>
        </w:rPr>
        <w:t xml:space="preserve"> using unconditional logistic regression models unless otherwise stated</w:t>
      </w:r>
      <w:r w:rsidRPr="001A1C5E">
        <w:rPr>
          <w:rFonts w:ascii="Calibri" w:eastAsia="等线" w:hAnsi="Calibri" w:cs="Times New Roman"/>
          <w:noProof/>
          <w:kern w:val="0"/>
          <w:sz w:val="24"/>
          <w:szCs w:val="24"/>
        </w:rPr>
        <w:t>.</w:t>
      </w:r>
    </w:p>
    <w:p w14:paraId="6E771BBC" w14:textId="1A06A361" w:rsidR="00355639" w:rsidRDefault="00D70450" w:rsidP="00D70450">
      <w:pPr>
        <w:widowControl/>
        <w:spacing w:after="160" w:line="480" w:lineRule="auto"/>
        <w:jc w:val="center"/>
        <w:rPr>
          <w:rFonts w:ascii="Calibri" w:eastAsia="等线" w:hAnsi="Calibri" w:cs="Times New Roman"/>
          <w:kern w:val="0"/>
          <w:sz w:val="22"/>
        </w:rPr>
      </w:pPr>
      <w:r>
        <w:rPr>
          <w:noProof/>
        </w:rPr>
        <w:lastRenderedPageBreak/>
        <w:drawing>
          <wp:inline distT="0" distB="0" distL="0" distR="0" wp14:anchorId="63B497B2" wp14:editId="47F17DB9">
            <wp:extent cx="5962650" cy="51256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1974" cy="5133626"/>
                    </a:xfrm>
                    <a:prstGeom prst="rect">
                      <a:avLst/>
                    </a:prstGeom>
                    <a:noFill/>
                    <a:ln>
                      <a:noFill/>
                    </a:ln>
                  </pic:spPr>
                </pic:pic>
              </a:graphicData>
            </a:graphic>
          </wp:inline>
        </w:drawing>
      </w:r>
    </w:p>
    <w:p w14:paraId="0ED41205" w14:textId="13C8E98A" w:rsidR="00B772CF" w:rsidRDefault="00B772CF" w:rsidP="00B772CF">
      <w:pPr>
        <w:pStyle w:val="a8"/>
        <w:spacing w:before="0" w:beforeAutospacing="0" w:after="0" w:afterAutospacing="0"/>
      </w:pPr>
      <w:r>
        <w:rPr>
          <w:rFonts w:ascii="Calibri" w:eastAsiaTheme="minorEastAsia" w:hAnsi="Calibri" w:cs="Times New Roman"/>
          <w:b/>
          <w:bCs/>
          <w:color w:val="000000" w:themeColor="text1"/>
          <w:kern w:val="24"/>
        </w:rPr>
        <w:t xml:space="preserve">Figure </w:t>
      </w:r>
      <w:r w:rsidR="00F277CE">
        <w:rPr>
          <w:rFonts w:ascii="Calibri" w:eastAsiaTheme="minorEastAsia" w:hAnsi="Calibri" w:cs="Times New Roman"/>
          <w:b/>
          <w:bCs/>
          <w:color w:val="000000" w:themeColor="text1"/>
          <w:kern w:val="24"/>
        </w:rPr>
        <w:t>S</w:t>
      </w:r>
      <w:r w:rsidR="00255E30">
        <w:rPr>
          <w:rFonts w:ascii="Calibri" w:eastAsiaTheme="minorEastAsia" w:hAnsi="Calibri" w:cs="Times New Roman"/>
          <w:b/>
          <w:bCs/>
          <w:color w:val="000000" w:themeColor="text1"/>
          <w:kern w:val="24"/>
        </w:rPr>
        <w:t>2</w:t>
      </w:r>
      <w:r>
        <w:rPr>
          <w:rFonts w:ascii="Calibri" w:eastAsiaTheme="minorEastAsia" w:hAnsi="Calibri" w:cs="Times New Roman"/>
          <w:b/>
          <w:bCs/>
          <w:color w:val="000000" w:themeColor="text1"/>
          <w:kern w:val="24"/>
        </w:rPr>
        <w:t>.</w:t>
      </w:r>
      <w:r>
        <w:rPr>
          <w:rFonts w:ascii="Calibri" w:eastAsiaTheme="minorEastAsia" w:hAnsi="Calibri" w:cs="Times New Roman"/>
          <w:color w:val="000000" w:themeColor="text1"/>
          <w:kern w:val="24"/>
        </w:rPr>
        <w:t xml:space="preserve"> Pearson correlations between predicted air pollutant concentrations. P values for all correlation indexes were &lt;0.001.</w:t>
      </w:r>
    </w:p>
    <w:p w14:paraId="34D0B099" w14:textId="15DC8E32" w:rsidR="00B772CF" w:rsidRDefault="00B772CF" w:rsidP="00355639">
      <w:pPr>
        <w:widowControl/>
        <w:spacing w:after="160" w:line="480" w:lineRule="auto"/>
        <w:jc w:val="left"/>
        <w:rPr>
          <w:rFonts w:ascii="Calibri" w:eastAsia="等线" w:hAnsi="Calibri" w:cs="Times New Roman"/>
          <w:kern w:val="0"/>
          <w:sz w:val="22"/>
        </w:rPr>
      </w:pPr>
    </w:p>
    <w:p w14:paraId="5B4C13CD" w14:textId="10A08108" w:rsidR="00B772CF" w:rsidRDefault="00B772CF" w:rsidP="00355639">
      <w:pPr>
        <w:widowControl/>
        <w:spacing w:after="160" w:line="480" w:lineRule="auto"/>
        <w:jc w:val="left"/>
        <w:rPr>
          <w:rFonts w:ascii="Calibri" w:eastAsia="等线" w:hAnsi="Calibri" w:cs="Times New Roman"/>
          <w:kern w:val="0"/>
          <w:sz w:val="22"/>
        </w:rPr>
      </w:pPr>
    </w:p>
    <w:p w14:paraId="7882D669" w14:textId="4E68776D" w:rsidR="00B772CF" w:rsidRDefault="00B772CF" w:rsidP="00355639">
      <w:pPr>
        <w:widowControl/>
        <w:spacing w:after="160" w:line="480" w:lineRule="auto"/>
        <w:jc w:val="left"/>
        <w:rPr>
          <w:rFonts w:ascii="Calibri" w:eastAsia="等线" w:hAnsi="Calibri" w:cs="Times New Roman"/>
          <w:kern w:val="0"/>
          <w:sz w:val="22"/>
        </w:rPr>
      </w:pPr>
    </w:p>
    <w:p w14:paraId="18BA5F0D" w14:textId="40DD3004" w:rsidR="00B772CF" w:rsidRDefault="00B772CF" w:rsidP="00355639">
      <w:pPr>
        <w:widowControl/>
        <w:spacing w:after="160" w:line="480" w:lineRule="auto"/>
        <w:jc w:val="left"/>
        <w:rPr>
          <w:rFonts w:ascii="Calibri" w:eastAsia="等线" w:hAnsi="Calibri" w:cs="Times New Roman"/>
          <w:kern w:val="0"/>
          <w:sz w:val="22"/>
        </w:rPr>
      </w:pPr>
    </w:p>
    <w:p w14:paraId="0087EF6F" w14:textId="79F930F7" w:rsidR="00B772CF" w:rsidRDefault="00B772CF" w:rsidP="00355639">
      <w:pPr>
        <w:widowControl/>
        <w:spacing w:after="160" w:line="480" w:lineRule="auto"/>
        <w:jc w:val="left"/>
        <w:rPr>
          <w:rFonts w:ascii="Calibri" w:eastAsia="等线" w:hAnsi="Calibri" w:cs="Times New Roman"/>
          <w:kern w:val="0"/>
          <w:sz w:val="22"/>
        </w:rPr>
      </w:pPr>
    </w:p>
    <w:p w14:paraId="5B45237B" w14:textId="437CD72F" w:rsidR="00FB2E6D" w:rsidRDefault="00FB2E6D">
      <w:pPr>
        <w:rPr>
          <w:rFonts w:ascii="Calibri" w:hAnsi="Calibri" w:cs="Calibri"/>
          <w:sz w:val="24"/>
          <w:szCs w:val="28"/>
        </w:rPr>
      </w:pPr>
    </w:p>
    <w:p w14:paraId="5BE46460" w14:textId="77777777" w:rsidR="00FB2E6D" w:rsidRDefault="00FB2E6D" w:rsidP="00FB2E6D">
      <w:pPr>
        <w:rPr>
          <w:rFonts w:ascii="Calibri" w:hAnsi="Calibri" w:cs="Calibri"/>
          <w:sz w:val="24"/>
          <w:szCs w:val="28"/>
        </w:rPr>
      </w:pPr>
    </w:p>
    <w:p w14:paraId="2373D6B3" w14:textId="77777777" w:rsidR="00162517" w:rsidRDefault="00162517">
      <w:pPr>
        <w:rPr>
          <w:rFonts w:ascii="Calibri" w:hAnsi="Calibri" w:cs="Calibri"/>
          <w:sz w:val="24"/>
          <w:szCs w:val="28"/>
        </w:rPr>
      </w:pPr>
    </w:p>
    <w:p w14:paraId="5BCF54D8" w14:textId="33062A85" w:rsidR="00162517" w:rsidRPr="00685AB0" w:rsidRDefault="00685AB0">
      <w:pPr>
        <w:rPr>
          <w:rFonts w:ascii="Calibri" w:hAnsi="Calibri" w:cs="Calibri"/>
          <w:b/>
          <w:bCs/>
          <w:sz w:val="24"/>
          <w:szCs w:val="28"/>
        </w:rPr>
      </w:pPr>
      <w:r w:rsidRPr="00685AB0">
        <w:rPr>
          <w:rFonts w:ascii="Calibri" w:hAnsi="Calibri" w:cs="Calibri" w:hint="eastAsia"/>
          <w:b/>
          <w:bCs/>
          <w:sz w:val="24"/>
          <w:szCs w:val="28"/>
        </w:rPr>
        <w:lastRenderedPageBreak/>
        <w:t>R</w:t>
      </w:r>
      <w:r w:rsidRPr="00685AB0">
        <w:rPr>
          <w:rFonts w:ascii="Calibri" w:hAnsi="Calibri" w:cs="Calibri"/>
          <w:b/>
          <w:bCs/>
          <w:sz w:val="24"/>
          <w:szCs w:val="28"/>
        </w:rPr>
        <w:t>eference</w:t>
      </w:r>
    </w:p>
    <w:p w14:paraId="44E448F8" w14:textId="77777777" w:rsidR="00685AB0" w:rsidRPr="00515358" w:rsidRDefault="00162517" w:rsidP="00685AB0">
      <w:pPr>
        <w:pStyle w:val="EndNoteBibliography"/>
        <w:rPr>
          <w:rFonts w:ascii="Calibri" w:hAnsi="Calibri" w:cs="Calibri"/>
          <w:lang w:val="nl-NL"/>
        </w:rPr>
      </w:pPr>
      <w:r>
        <w:rPr>
          <w:rFonts w:ascii="Calibri" w:hAnsi="Calibri" w:cs="Calibri"/>
          <w:sz w:val="24"/>
          <w:szCs w:val="28"/>
        </w:rPr>
        <w:fldChar w:fldCharType="begin"/>
      </w:r>
      <w:r>
        <w:rPr>
          <w:rFonts w:ascii="Calibri" w:hAnsi="Calibri" w:cs="Calibri"/>
          <w:sz w:val="24"/>
          <w:szCs w:val="28"/>
        </w:rPr>
        <w:instrText xml:space="preserve"> ADDIN EN.REFLIST </w:instrText>
      </w:r>
      <w:r>
        <w:rPr>
          <w:rFonts w:ascii="Calibri" w:hAnsi="Calibri" w:cs="Calibri"/>
          <w:sz w:val="24"/>
          <w:szCs w:val="28"/>
        </w:rPr>
        <w:fldChar w:fldCharType="separate"/>
      </w:r>
      <w:r w:rsidR="00685AB0" w:rsidRPr="00685AB0">
        <w:rPr>
          <w:rFonts w:ascii="Calibri" w:hAnsi="Calibri" w:cs="Calibri"/>
        </w:rPr>
        <w:t xml:space="preserve">Beelen R, Hoek G, Vienneau D, Eeftens M, Dimakopoulou K, Pedeli X, et al. 2013. Development of no2 and nox land use regression models for estimating air pollution exposure in 36 study areas in europe–the escape project. </w:t>
      </w:r>
      <w:r w:rsidR="00685AB0" w:rsidRPr="00515358">
        <w:rPr>
          <w:rFonts w:ascii="Calibri" w:hAnsi="Calibri" w:cs="Calibri"/>
          <w:lang w:val="nl-NL"/>
        </w:rPr>
        <w:t>Atmospheric Environment 72:10-23.</w:t>
      </w:r>
    </w:p>
    <w:p w14:paraId="6738ED4B" w14:textId="77777777" w:rsidR="00685AB0" w:rsidRPr="00685AB0" w:rsidRDefault="00685AB0" w:rsidP="00685AB0">
      <w:pPr>
        <w:pStyle w:val="EndNoteBibliography"/>
        <w:rPr>
          <w:rFonts w:ascii="Calibri" w:hAnsi="Calibri" w:cs="Calibri"/>
        </w:rPr>
      </w:pPr>
      <w:r w:rsidRPr="00515358">
        <w:rPr>
          <w:rFonts w:ascii="Calibri" w:hAnsi="Calibri" w:cs="Calibri"/>
          <w:lang w:val="nl-NL"/>
        </w:rPr>
        <w:t xml:space="preserve">Beelen R, Raaschou-Nielsen O, Stafoggia M, Andersen ZJ, Weinmayr G, Hoffmann B, et al. 2014. </w:t>
      </w:r>
      <w:r w:rsidRPr="00685AB0">
        <w:rPr>
          <w:rFonts w:ascii="Calibri" w:hAnsi="Calibri" w:cs="Calibri"/>
        </w:rPr>
        <w:t>Effects of long-term exposure to air pollution on natural-cause mortality: An analysis of 22 european cohorts within the multicentre escape project. Lancet 383:785-795.</w:t>
      </w:r>
    </w:p>
    <w:p w14:paraId="326AE5A6" w14:textId="77777777" w:rsidR="00685AB0" w:rsidRPr="00685AB0" w:rsidRDefault="00685AB0" w:rsidP="00685AB0">
      <w:pPr>
        <w:pStyle w:val="EndNoteBibliography"/>
        <w:rPr>
          <w:rFonts w:ascii="Calibri" w:hAnsi="Calibri" w:cs="Calibri"/>
        </w:rPr>
      </w:pPr>
      <w:r w:rsidRPr="00685AB0">
        <w:rPr>
          <w:rFonts w:ascii="Calibri" w:hAnsi="Calibri" w:cs="Calibri"/>
        </w:rPr>
        <w:t>Brooks BR, Miller RG, Swash M, Munsat TL, World Federation of Neurology Research Group on Motor Neuron D. 2000. El escorial revisited: Revised criteria for the diagnosis of amyotrophic lateral sclerosis. Amyotroph Lateral Scler Other Motor Neuron Disord 1:293-299.</w:t>
      </w:r>
    </w:p>
    <w:p w14:paraId="6B7ED1D6" w14:textId="77777777" w:rsidR="00685AB0" w:rsidRPr="00685AB0" w:rsidRDefault="00685AB0" w:rsidP="00685AB0">
      <w:pPr>
        <w:pStyle w:val="EndNoteBibliography"/>
        <w:rPr>
          <w:rFonts w:ascii="Calibri" w:hAnsi="Calibri" w:cs="Calibri"/>
        </w:rPr>
      </w:pPr>
      <w:r w:rsidRPr="00685AB0">
        <w:rPr>
          <w:rFonts w:ascii="Calibri" w:hAnsi="Calibri" w:cs="Calibri"/>
        </w:rPr>
        <w:t>Buuren Sv, Groothuis-Oudshoorn K. 2010. Mice: Multivariate imputation by chained equations in r. Journal of statistical software:1-68.</w:t>
      </w:r>
    </w:p>
    <w:p w14:paraId="40BDB4DC" w14:textId="77777777" w:rsidR="00685AB0" w:rsidRPr="00685AB0" w:rsidRDefault="00685AB0" w:rsidP="00685AB0">
      <w:pPr>
        <w:pStyle w:val="EndNoteBibliography"/>
        <w:rPr>
          <w:rFonts w:ascii="Calibri" w:hAnsi="Calibri" w:cs="Calibri"/>
        </w:rPr>
      </w:pPr>
      <w:r w:rsidRPr="00515358">
        <w:rPr>
          <w:rFonts w:ascii="Calibri" w:hAnsi="Calibri" w:cs="Calibri"/>
          <w:lang w:val="nl-NL"/>
        </w:rPr>
        <w:t xml:space="preserve">de Hoogh K, Wang M, Adam M, Badaloni C, Beelen R, Birk M, et al. 2013. </w:t>
      </w:r>
      <w:r w:rsidRPr="00685AB0">
        <w:rPr>
          <w:rFonts w:ascii="Calibri" w:hAnsi="Calibri" w:cs="Calibri"/>
        </w:rPr>
        <w:t>Development of land use regression models for particle composition in twenty study areas in europe. Environmental science &amp; technology 47:5778-5786.</w:t>
      </w:r>
    </w:p>
    <w:p w14:paraId="030F8EEF" w14:textId="77777777" w:rsidR="00685AB0" w:rsidRPr="00515358" w:rsidRDefault="00685AB0" w:rsidP="00685AB0">
      <w:pPr>
        <w:pStyle w:val="EndNoteBibliography"/>
        <w:rPr>
          <w:rFonts w:ascii="Calibri" w:hAnsi="Calibri" w:cs="Calibri"/>
          <w:lang w:val="nl-NL"/>
        </w:rPr>
      </w:pPr>
      <w:r w:rsidRPr="00685AB0">
        <w:rPr>
          <w:rFonts w:ascii="Calibri" w:hAnsi="Calibri" w:cs="Calibri"/>
        </w:rPr>
        <w:t xml:space="preserve">DeJesus-Hernandez M, Mackenzie IR, Boeve BF, Boxer AL, Baker M, Rutherford NJ, et al. 2011. Expanded ggggcc hexanucleotide repeat in noncoding region of c9orf72 causes chromosome 9p-linked ftd and als. </w:t>
      </w:r>
      <w:r w:rsidRPr="00515358">
        <w:rPr>
          <w:rFonts w:ascii="Calibri" w:hAnsi="Calibri" w:cs="Calibri"/>
          <w:lang w:val="nl-NL"/>
        </w:rPr>
        <w:t>Neuron 72:245-256.</w:t>
      </w:r>
    </w:p>
    <w:p w14:paraId="74E6CAD5" w14:textId="77777777" w:rsidR="00685AB0" w:rsidRPr="00515358" w:rsidRDefault="00685AB0" w:rsidP="00685AB0">
      <w:pPr>
        <w:pStyle w:val="EndNoteBibliography"/>
        <w:rPr>
          <w:rFonts w:ascii="Calibri" w:hAnsi="Calibri" w:cs="Calibri"/>
          <w:lang w:val="nl-NL"/>
        </w:rPr>
      </w:pPr>
      <w:r w:rsidRPr="00515358">
        <w:rPr>
          <w:rFonts w:ascii="Calibri" w:hAnsi="Calibri" w:cs="Calibri"/>
          <w:lang w:val="nl-NL"/>
        </w:rPr>
        <w:t xml:space="preserve">Eeftens M, Beelen R, de Hoogh K, Bellander T, Cesaroni G, Cirach M, et al. 2012. </w:t>
      </w:r>
      <w:r w:rsidRPr="00685AB0">
        <w:rPr>
          <w:rFonts w:ascii="Calibri" w:hAnsi="Calibri" w:cs="Calibri"/>
        </w:rPr>
        <w:t xml:space="preserve">Development of land use regression models for pm2. 5, pm2. 5 absorbance, pm10 and pmcoarse in 20 european study areas; results of the escape project. </w:t>
      </w:r>
      <w:r w:rsidRPr="00515358">
        <w:rPr>
          <w:rFonts w:ascii="Calibri" w:hAnsi="Calibri" w:cs="Calibri"/>
          <w:lang w:val="nl-NL"/>
        </w:rPr>
        <w:t>Environmental science &amp; technology 46:11195-11205.</w:t>
      </w:r>
    </w:p>
    <w:p w14:paraId="573F658A" w14:textId="77777777" w:rsidR="00685AB0" w:rsidRPr="00685AB0" w:rsidRDefault="00685AB0" w:rsidP="00685AB0">
      <w:pPr>
        <w:pStyle w:val="EndNoteBibliography"/>
        <w:rPr>
          <w:rFonts w:ascii="Calibri" w:hAnsi="Calibri" w:cs="Calibri"/>
        </w:rPr>
      </w:pPr>
      <w:r w:rsidRPr="00515358">
        <w:rPr>
          <w:rFonts w:ascii="Calibri" w:hAnsi="Calibri" w:cs="Calibri"/>
          <w:lang w:val="nl-NL"/>
        </w:rPr>
        <w:t xml:space="preserve">Huisman MH, de Jong SW, van Doormaal PT, Weinreich SS, Schelhaas HJ, van der Kooi AJ, et al. 2011. </w:t>
      </w:r>
      <w:r w:rsidRPr="00685AB0">
        <w:rPr>
          <w:rFonts w:ascii="Calibri" w:hAnsi="Calibri" w:cs="Calibri"/>
        </w:rPr>
        <w:t>Population based epidemiology of amyotrophic lateral sclerosis using capture-recapture methodology. J Neurol Neurosurg Psychiatry 82:1165-1170.</w:t>
      </w:r>
    </w:p>
    <w:p w14:paraId="1A794BE3" w14:textId="77777777" w:rsidR="00685AB0" w:rsidRPr="00515358" w:rsidRDefault="00685AB0" w:rsidP="00685AB0">
      <w:pPr>
        <w:pStyle w:val="EndNoteBibliography"/>
        <w:rPr>
          <w:rFonts w:ascii="Calibri" w:hAnsi="Calibri" w:cs="Calibri"/>
          <w:lang w:val="nl-NL"/>
        </w:rPr>
      </w:pPr>
      <w:r w:rsidRPr="00685AB0">
        <w:rPr>
          <w:rFonts w:ascii="Calibri" w:hAnsi="Calibri" w:cs="Calibri"/>
        </w:rPr>
        <w:t xml:space="preserve">Renton AE, Majounie E, Waite A, Simon-Sanchez J, Rollinson S, Gibbs JR, et al. 2011. A hexanucleotide repeat expansion in c9orf72 is the cause of chromosome 9p21-linked als-ftd. </w:t>
      </w:r>
      <w:r w:rsidRPr="00515358">
        <w:rPr>
          <w:rFonts w:ascii="Calibri" w:hAnsi="Calibri" w:cs="Calibri"/>
          <w:lang w:val="nl-NL"/>
        </w:rPr>
        <w:t>Neuron 72:257-268.</w:t>
      </w:r>
    </w:p>
    <w:p w14:paraId="7FAA608D" w14:textId="77777777" w:rsidR="00685AB0" w:rsidRPr="00685AB0" w:rsidRDefault="00685AB0" w:rsidP="00685AB0">
      <w:pPr>
        <w:pStyle w:val="EndNoteBibliography"/>
        <w:rPr>
          <w:rFonts w:ascii="Calibri" w:hAnsi="Calibri" w:cs="Calibri"/>
        </w:rPr>
      </w:pPr>
      <w:r w:rsidRPr="00515358">
        <w:rPr>
          <w:rFonts w:ascii="Calibri" w:hAnsi="Calibri" w:cs="Calibri"/>
          <w:lang w:val="nl-NL"/>
        </w:rPr>
        <w:t xml:space="preserve">Seelen M, Toro Campos RA, Veldink JH, Visser AE, Hoek G, Brunekreef B, et al. 2017. </w:t>
      </w:r>
      <w:r w:rsidRPr="00685AB0">
        <w:rPr>
          <w:rFonts w:ascii="Calibri" w:hAnsi="Calibri" w:cs="Calibri"/>
        </w:rPr>
        <w:t>Long-term air pollution exposure and amyotrophic lateral sclerosis in netherlands: A population-based case-control study. Environ Health Perspect 125:097023.</w:t>
      </w:r>
    </w:p>
    <w:p w14:paraId="2D08C49B" w14:textId="77777777" w:rsidR="00685AB0" w:rsidRPr="00685AB0" w:rsidRDefault="00685AB0" w:rsidP="00685AB0">
      <w:pPr>
        <w:pStyle w:val="EndNoteBibliography"/>
        <w:rPr>
          <w:rFonts w:ascii="Calibri" w:hAnsi="Calibri" w:cs="Calibri"/>
        </w:rPr>
      </w:pPr>
      <w:r w:rsidRPr="00685AB0">
        <w:rPr>
          <w:rFonts w:ascii="Calibri" w:hAnsi="Calibri" w:cs="Calibri"/>
        </w:rPr>
        <w:t>Sterne JA, White IR, Carlin JB, Spratt M, Royston P, Kenward MG, et al. 2009. Multiple imputation for missing data in epidemiological and clinical research: Potential and pitfalls. Bmj 338.</w:t>
      </w:r>
    </w:p>
    <w:p w14:paraId="2409F527" w14:textId="77777777" w:rsidR="00685AB0" w:rsidRPr="00685AB0" w:rsidRDefault="00685AB0" w:rsidP="00685AB0">
      <w:pPr>
        <w:pStyle w:val="EndNoteBibliography"/>
        <w:rPr>
          <w:rFonts w:ascii="Calibri" w:hAnsi="Calibri" w:cs="Calibri"/>
        </w:rPr>
      </w:pPr>
      <w:r w:rsidRPr="00685AB0">
        <w:rPr>
          <w:rFonts w:ascii="Calibri" w:hAnsi="Calibri" w:cs="Calibri"/>
        </w:rPr>
        <w:t>Van Buuren S. 2007. Multiple imputation of discrete and continuous data by fully conditional specification. Statistical methods in medical research 16:219-242.</w:t>
      </w:r>
    </w:p>
    <w:p w14:paraId="17A954A9" w14:textId="77777777" w:rsidR="00685AB0" w:rsidRPr="00685AB0" w:rsidRDefault="00685AB0" w:rsidP="00685AB0">
      <w:pPr>
        <w:pStyle w:val="EndNoteBibliography"/>
        <w:rPr>
          <w:rFonts w:ascii="Calibri" w:hAnsi="Calibri" w:cs="Calibri"/>
        </w:rPr>
      </w:pPr>
      <w:r w:rsidRPr="00685AB0">
        <w:rPr>
          <w:rFonts w:ascii="Calibri" w:hAnsi="Calibri" w:cs="Calibri"/>
        </w:rPr>
        <w:t>van Nunen E, Vermeulen R, Tsai MY, Probst-Hensch N, Ineichen A, Davey M, et al. 2017. Land use regression models for ultrafine particles in six european areas. Environ Sci Technol 51:3336-3345.</w:t>
      </w:r>
    </w:p>
    <w:p w14:paraId="2F4A7202" w14:textId="77777777" w:rsidR="00685AB0" w:rsidRPr="00685AB0" w:rsidRDefault="00685AB0" w:rsidP="00685AB0">
      <w:pPr>
        <w:pStyle w:val="EndNoteBibliography"/>
        <w:rPr>
          <w:rFonts w:ascii="Calibri" w:hAnsi="Calibri" w:cs="Calibri"/>
        </w:rPr>
      </w:pPr>
      <w:r w:rsidRPr="00685AB0">
        <w:rPr>
          <w:rFonts w:ascii="Calibri" w:hAnsi="Calibri" w:cs="Calibri"/>
        </w:rPr>
        <w:t>Viana M, Kuhlbusch T, Querol X, Alastuey A, Harrison R, Hopke P, et al. 2008. Source apportionment of particulate matter in europe: A review of methods and results. Journal of aerosol science 39:827-849.</w:t>
      </w:r>
    </w:p>
    <w:p w14:paraId="06816F7E" w14:textId="77777777" w:rsidR="00685AB0" w:rsidRPr="00685AB0" w:rsidRDefault="00685AB0" w:rsidP="00685AB0">
      <w:pPr>
        <w:pStyle w:val="EndNoteBibliography"/>
      </w:pPr>
      <w:r w:rsidRPr="00685AB0">
        <w:rPr>
          <w:rFonts w:ascii="Calibri" w:hAnsi="Calibri" w:cs="Calibri"/>
        </w:rPr>
        <w:t>Yang A, Wang M, Eeftens M, Beelen R, Dons E, Leseman DL, et al. 2015. Spatial variation and land use regression modeling of the oxidative potential of fine particles. Environmental health perspectives 123:1187-1192.</w:t>
      </w:r>
    </w:p>
    <w:p w14:paraId="4F0CD38F" w14:textId="2A11364A" w:rsidR="00FB2E6D" w:rsidRPr="00FB2E6D" w:rsidRDefault="00162517">
      <w:pPr>
        <w:rPr>
          <w:rFonts w:ascii="Calibri" w:hAnsi="Calibri" w:cs="Calibri"/>
          <w:sz w:val="24"/>
          <w:szCs w:val="28"/>
        </w:rPr>
      </w:pPr>
      <w:r>
        <w:rPr>
          <w:rFonts w:ascii="Calibri" w:hAnsi="Calibri" w:cs="Calibri"/>
          <w:sz w:val="24"/>
          <w:szCs w:val="28"/>
        </w:rPr>
        <w:fldChar w:fldCharType="end"/>
      </w:r>
    </w:p>
    <w:sectPr w:rsidR="00FB2E6D" w:rsidRPr="00FB2E6D" w:rsidSect="00FB2E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AB059" w14:textId="77777777" w:rsidR="00B63975" w:rsidRDefault="00B63975" w:rsidP="002D7CA6">
      <w:r>
        <w:separator/>
      </w:r>
    </w:p>
  </w:endnote>
  <w:endnote w:type="continuationSeparator" w:id="0">
    <w:p w14:paraId="6328046D" w14:textId="77777777" w:rsidR="00B63975" w:rsidRDefault="00B63975" w:rsidP="002D7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51248" w14:textId="77777777" w:rsidR="00B63975" w:rsidRDefault="00B63975" w:rsidP="002D7CA6">
      <w:r>
        <w:separator/>
      </w:r>
    </w:p>
  </w:footnote>
  <w:footnote w:type="continuationSeparator" w:id="0">
    <w:p w14:paraId="48CB942C" w14:textId="77777777" w:rsidR="00B63975" w:rsidRDefault="00B63975" w:rsidP="002D7C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739C"/>
    <w:multiLevelType w:val="hybridMultilevel"/>
    <w:tmpl w:val="5818F6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ebin Yu">
    <w15:presenceInfo w15:providerId="None" w15:userId="Zhebin Yu"/>
  </w15:person>
  <w15:person w15:author="Peters, S.M. (Susan)">
    <w15:presenceInfo w15:providerId="AD" w15:userId="S::s.peters@uu.nl::842fd712-0b86-4ef7-9f55-eba2c102ee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0tDSyMLI0NLU0tDBW0lEKTi0uzszPAykwMqsFAPo/WMktAAAA"/>
    <w:docVar w:name="EN.InstantFormat" w:val="&lt;ENInstantFormat&gt;&lt;Enabled&gt;1&lt;/Enabled&gt;&lt;ScanUnformatted&gt;1&lt;/ScanUnformatted&gt;&lt;ScanChanges&gt;1&lt;/ScanChanges&gt;&lt;Suspended&gt;0&lt;/Suspended&gt;&lt;/ENInstantFormat&gt;"/>
    <w:docVar w:name="EN.Layout" w:val="&lt;ENLayout&gt;&lt;Style&gt;Environ Health Persp&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02f59f920vzhez5af5w99zvrfe2rd59zzt&quot;&gt;Zhebin EndNote Library Copy-Converted&lt;record-ids&gt;&lt;item&gt;19&lt;/item&gt;&lt;item&gt;30&lt;/item&gt;&lt;item&gt;46&lt;/item&gt;&lt;item&gt;47&lt;/item&gt;&lt;item&gt;48&lt;/item&gt;&lt;item&gt;50&lt;/item&gt;&lt;item&gt;117&lt;/item&gt;&lt;item&gt;242&lt;/item&gt;&lt;item&gt;270&lt;/item&gt;&lt;item&gt;271&lt;/item&gt;&lt;item&gt;274&lt;/item&gt;&lt;item&gt;567&lt;/item&gt;&lt;item&gt;568&lt;/item&gt;&lt;item&gt;570&lt;/item&gt;&lt;item&gt;571&lt;/item&gt;&lt;/record-ids&gt;&lt;/item&gt;&lt;/Libraries&gt;"/>
  </w:docVars>
  <w:rsids>
    <w:rsidRoot w:val="00554C0F"/>
    <w:rsid w:val="00000AF0"/>
    <w:rsid w:val="00004B40"/>
    <w:rsid w:val="00022F18"/>
    <w:rsid w:val="000540D5"/>
    <w:rsid w:val="00065ACA"/>
    <w:rsid w:val="00080C1D"/>
    <w:rsid w:val="00081669"/>
    <w:rsid w:val="0008636F"/>
    <w:rsid w:val="000909A6"/>
    <w:rsid w:val="00091E9D"/>
    <w:rsid w:val="00093519"/>
    <w:rsid w:val="00096CEF"/>
    <w:rsid w:val="000F024B"/>
    <w:rsid w:val="00130644"/>
    <w:rsid w:val="00162517"/>
    <w:rsid w:val="001A027F"/>
    <w:rsid w:val="001A1C5E"/>
    <w:rsid w:val="001A572D"/>
    <w:rsid w:val="001D315B"/>
    <w:rsid w:val="001D7C05"/>
    <w:rsid w:val="001E4C7D"/>
    <w:rsid w:val="001F373D"/>
    <w:rsid w:val="002070E1"/>
    <w:rsid w:val="002212C7"/>
    <w:rsid w:val="00223ABA"/>
    <w:rsid w:val="00235DF4"/>
    <w:rsid w:val="00255E30"/>
    <w:rsid w:val="002946A5"/>
    <w:rsid w:val="00294DBC"/>
    <w:rsid w:val="002D17FA"/>
    <w:rsid w:val="002D58F8"/>
    <w:rsid w:val="002D7CA6"/>
    <w:rsid w:val="002E65A3"/>
    <w:rsid w:val="002E7F8A"/>
    <w:rsid w:val="002F3C4C"/>
    <w:rsid w:val="002F4D76"/>
    <w:rsid w:val="003101F1"/>
    <w:rsid w:val="00332F97"/>
    <w:rsid w:val="0033515A"/>
    <w:rsid w:val="0033714A"/>
    <w:rsid w:val="003408C2"/>
    <w:rsid w:val="00355639"/>
    <w:rsid w:val="00361E6C"/>
    <w:rsid w:val="0036344D"/>
    <w:rsid w:val="00373687"/>
    <w:rsid w:val="00377D73"/>
    <w:rsid w:val="00382BBE"/>
    <w:rsid w:val="00387272"/>
    <w:rsid w:val="003A766F"/>
    <w:rsid w:val="003C5C28"/>
    <w:rsid w:val="00403DFF"/>
    <w:rsid w:val="0040640D"/>
    <w:rsid w:val="00420170"/>
    <w:rsid w:val="004247DB"/>
    <w:rsid w:val="00444D2D"/>
    <w:rsid w:val="0045776E"/>
    <w:rsid w:val="00467A0D"/>
    <w:rsid w:val="00472CF3"/>
    <w:rsid w:val="004C3696"/>
    <w:rsid w:val="004C4FFC"/>
    <w:rsid w:val="004C6BF4"/>
    <w:rsid w:val="00515358"/>
    <w:rsid w:val="0052600C"/>
    <w:rsid w:val="00543EB3"/>
    <w:rsid w:val="00554C0F"/>
    <w:rsid w:val="00585886"/>
    <w:rsid w:val="005A4799"/>
    <w:rsid w:val="005C3809"/>
    <w:rsid w:val="005C4970"/>
    <w:rsid w:val="005E6B2E"/>
    <w:rsid w:val="005E6C0F"/>
    <w:rsid w:val="005F0870"/>
    <w:rsid w:val="005F2279"/>
    <w:rsid w:val="00602BDA"/>
    <w:rsid w:val="0063556E"/>
    <w:rsid w:val="00660EDF"/>
    <w:rsid w:val="00664EAC"/>
    <w:rsid w:val="006838F5"/>
    <w:rsid w:val="00685AB0"/>
    <w:rsid w:val="006A3B26"/>
    <w:rsid w:val="006A3C98"/>
    <w:rsid w:val="006C20F7"/>
    <w:rsid w:val="006F361C"/>
    <w:rsid w:val="00710EE1"/>
    <w:rsid w:val="00715292"/>
    <w:rsid w:val="00733096"/>
    <w:rsid w:val="00734B66"/>
    <w:rsid w:val="00746914"/>
    <w:rsid w:val="00752557"/>
    <w:rsid w:val="00764D60"/>
    <w:rsid w:val="007678C6"/>
    <w:rsid w:val="00774F00"/>
    <w:rsid w:val="0079247A"/>
    <w:rsid w:val="00794710"/>
    <w:rsid w:val="007A5D9C"/>
    <w:rsid w:val="007F61B3"/>
    <w:rsid w:val="008136DC"/>
    <w:rsid w:val="00834248"/>
    <w:rsid w:val="008405B1"/>
    <w:rsid w:val="00896E15"/>
    <w:rsid w:val="008C3E90"/>
    <w:rsid w:val="008C5162"/>
    <w:rsid w:val="008D1777"/>
    <w:rsid w:val="008E0608"/>
    <w:rsid w:val="008E76B0"/>
    <w:rsid w:val="008F129C"/>
    <w:rsid w:val="008F2E5E"/>
    <w:rsid w:val="009167AC"/>
    <w:rsid w:val="009316F5"/>
    <w:rsid w:val="00931EEF"/>
    <w:rsid w:val="00950A55"/>
    <w:rsid w:val="00957F4B"/>
    <w:rsid w:val="0096786D"/>
    <w:rsid w:val="00970B0C"/>
    <w:rsid w:val="009A5089"/>
    <w:rsid w:val="009B5CED"/>
    <w:rsid w:val="009D39BE"/>
    <w:rsid w:val="009E0F69"/>
    <w:rsid w:val="00A06B0D"/>
    <w:rsid w:val="00A438E2"/>
    <w:rsid w:val="00A44E87"/>
    <w:rsid w:val="00A8763A"/>
    <w:rsid w:val="00A92F1C"/>
    <w:rsid w:val="00AA021E"/>
    <w:rsid w:val="00AA7E3C"/>
    <w:rsid w:val="00AB275A"/>
    <w:rsid w:val="00AB7C04"/>
    <w:rsid w:val="00AE42E9"/>
    <w:rsid w:val="00AF720C"/>
    <w:rsid w:val="00B1255E"/>
    <w:rsid w:val="00B21774"/>
    <w:rsid w:val="00B61E15"/>
    <w:rsid w:val="00B63975"/>
    <w:rsid w:val="00B727C2"/>
    <w:rsid w:val="00B73D32"/>
    <w:rsid w:val="00B772CF"/>
    <w:rsid w:val="00BD593D"/>
    <w:rsid w:val="00BF6BCF"/>
    <w:rsid w:val="00C043FB"/>
    <w:rsid w:val="00C15185"/>
    <w:rsid w:val="00C16523"/>
    <w:rsid w:val="00C25A7D"/>
    <w:rsid w:val="00C32A5E"/>
    <w:rsid w:val="00C33CF1"/>
    <w:rsid w:val="00C40062"/>
    <w:rsid w:val="00C440FC"/>
    <w:rsid w:val="00C510F8"/>
    <w:rsid w:val="00C64499"/>
    <w:rsid w:val="00C659D2"/>
    <w:rsid w:val="00C71174"/>
    <w:rsid w:val="00C801A3"/>
    <w:rsid w:val="00C94095"/>
    <w:rsid w:val="00CA7D31"/>
    <w:rsid w:val="00CB7F2E"/>
    <w:rsid w:val="00CC7DF5"/>
    <w:rsid w:val="00CF5115"/>
    <w:rsid w:val="00D61B33"/>
    <w:rsid w:val="00D66EC4"/>
    <w:rsid w:val="00D70450"/>
    <w:rsid w:val="00D7206D"/>
    <w:rsid w:val="00D82814"/>
    <w:rsid w:val="00D92740"/>
    <w:rsid w:val="00DE0E5D"/>
    <w:rsid w:val="00DE4072"/>
    <w:rsid w:val="00DF304A"/>
    <w:rsid w:val="00E046F0"/>
    <w:rsid w:val="00E3422B"/>
    <w:rsid w:val="00E808D5"/>
    <w:rsid w:val="00E84E72"/>
    <w:rsid w:val="00EB3B63"/>
    <w:rsid w:val="00EC447A"/>
    <w:rsid w:val="00ED149A"/>
    <w:rsid w:val="00ED5A04"/>
    <w:rsid w:val="00EE0526"/>
    <w:rsid w:val="00F01DCF"/>
    <w:rsid w:val="00F115BD"/>
    <w:rsid w:val="00F17D93"/>
    <w:rsid w:val="00F277CE"/>
    <w:rsid w:val="00F84BD2"/>
    <w:rsid w:val="00F930F2"/>
    <w:rsid w:val="00FB2E6D"/>
    <w:rsid w:val="00FC4CA3"/>
    <w:rsid w:val="00FD575C"/>
    <w:rsid w:val="00FE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3F05D"/>
  <w14:defaultImageDpi w14:val="32767"/>
  <w15:chartTrackingRefBased/>
  <w15:docId w15:val="{94FD8A8A-2F7F-4116-B535-23CCFB7D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7CA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D7CA6"/>
    <w:rPr>
      <w:sz w:val="18"/>
      <w:szCs w:val="18"/>
    </w:rPr>
  </w:style>
  <w:style w:type="paragraph" w:styleId="a5">
    <w:name w:val="footer"/>
    <w:basedOn w:val="a"/>
    <w:link w:val="a6"/>
    <w:uiPriority w:val="99"/>
    <w:unhideWhenUsed/>
    <w:rsid w:val="002D7CA6"/>
    <w:pPr>
      <w:tabs>
        <w:tab w:val="center" w:pos="4153"/>
        <w:tab w:val="right" w:pos="8306"/>
      </w:tabs>
      <w:snapToGrid w:val="0"/>
      <w:jc w:val="left"/>
    </w:pPr>
    <w:rPr>
      <w:sz w:val="18"/>
      <w:szCs w:val="18"/>
    </w:rPr>
  </w:style>
  <w:style w:type="character" w:customStyle="1" w:styleId="a6">
    <w:name w:val="页脚 字符"/>
    <w:basedOn w:val="a0"/>
    <w:link w:val="a5"/>
    <w:uiPriority w:val="99"/>
    <w:rsid w:val="002D7CA6"/>
    <w:rPr>
      <w:sz w:val="18"/>
      <w:szCs w:val="18"/>
    </w:rPr>
  </w:style>
  <w:style w:type="table" w:styleId="a7">
    <w:name w:val="Table Grid"/>
    <w:basedOn w:val="a1"/>
    <w:uiPriority w:val="39"/>
    <w:rsid w:val="002D7CA6"/>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网格型1"/>
    <w:basedOn w:val="a1"/>
    <w:next w:val="a7"/>
    <w:uiPriority w:val="39"/>
    <w:rsid w:val="00355639"/>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a1"/>
    <w:next w:val="a7"/>
    <w:uiPriority w:val="39"/>
    <w:rsid w:val="00355639"/>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a1"/>
    <w:next w:val="a7"/>
    <w:uiPriority w:val="39"/>
    <w:rsid w:val="00AB7C04"/>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B772CF"/>
    <w:pPr>
      <w:widowControl/>
      <w:spacing w:before="100" w:beforeAutospacing="1" w:after="100" w:afterAutospacing="1"/>
      <w:jc w:val="left"/>
    </w:pPr>
    <w:rPr>
      <w:rFonts w:ascii="宋体" w:eastAsia="宋体" w:hAnsi="宋体" w:cs="宋体"/>
      <w:kern w:val="0"/>
      <w:sz w:val="24"/>
      <w:szCs w:val="24"/>
    </w:rPr>
  </w:style>
  <w:style w:type="table" w:customStyle="1" w:styleId="4">
    <w:name w:val="网格型4"/>
    <w:basedOn w:val="a1"/>
    <w:next w:val="a7"/>
    <w:uiPriority w:val="39"/>
    <w:rsid w:val="00B772CF"/>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5A4799"/>
    <w:rPr>
      <w:sz w:val="18"/>
      <w:szCs w:val="18"/>
    </w:rPr>
  </w:style>
  <w:style w:type="character" w:customStyle="1" w:styleId="aa">
    <w:name w:val="批注框文本 字符"/>
    <w:basedOn w:val="a0"/>
    <w:link w:val="a9"/>
    <w:uiPriority w:val="99"/>
    <w:semiHidden/>
    <w:rsid w:val="005A4799"/>
    <w:rPr>
      <w:sz w:val="18"/>
      <w:szCs w:val="18"/>
    </w:rPr>
  </w:style>
  <w:style w:type="character" w:styleId="ab">
    <w:name w:val="annotation reference"/>
    <w:basedOn w:val="a0"/>
    <w:uiPriority w:val="99"/>
    <w:semiHidden/>
    <w:unhideWhenUsed/>
    <w:rsid w:val="0033515A"/>
    <w:rPr>
      <w:sz w:val="16"/>
      <w:szCs w:val="16"/>
    </w:rPr>
  </w:style>
  <w:style w:type="paragraph" w:styleId="ac">
    <w:name w:val="annotation text"/>
    <w:basedOn w:val="a"/>
    <w:link w:val="ad"/>
    <w:uiPriority w:val="99"/>
    <w:semiHidden/>
    <w:unhideWhenUsed/>
    <w:rsid w:val="0033515A"/>
    <w:rPr>
      <w:sz w:val="20"/>
      <w:szCs w:val="20"/>
    </w:rPr>
  </w:style>
  <w:style w:type="character" w:customStyle="1" w:styleId="ad">
    <w:name w:val="批注文字 字符"/>
    <w:basedOn w:val="a0"/>
    <w:link w:val="ac"/>
    <w:uiPriority w:val="99"/>
    <w:semiHidden/>
    <w:rsid w:val="0033515A"/>
    <w:rPr>
      <w:sz w:val="20"/>
      <w:szCs w:val="20"/>
    </w:rPr>
  </w:style>
  <w:style w:type="paragraph" w:styleId="ae">
    <w:name w:val="annotation subject"/>
    <w:basedOn w:val="ac"/>
    <w:next w:val="ac"/>
    <w:link w:val="af"/>
    <w:uiPriority w:val="99"/>
    <w:semiHidden/>
    <w:unhideWhenUsed/>
    <w:rsid w:val="0033515A"/>
    <w:rPr>
      <w:b/>
      <w:bCs/>
    </w:rPr>
  </w:style>
  <w:style w:type="character" w:customStyle="1" w:styleId="af">
    <w:name w:val="批注主题 字符"/>
    <w:basedOn w:val="ad"/>
    <w:link w:val="ae"/>
    <w:uiPriority w:val="99"/>
    <w:semiHidden/>
    <w:rsid w:val="0033515A"/>
    <w:rPr>
      <w:b/>
      <w:bCs/>
      <w:sz w:val="20"/>
      <w:szCs w:val="20"/>
    </w:rPr>
  </w:style>
  <w:style w:type="paragraph" w:styleId="af0">
    <w:name w:val="List Paragraph"/>
    <w:basedOn w:val="a"/>
    <w:uiPriority w:val="34"/>
    <w:qFormat/>
    <w:rsid w:val="00373687"/>
    <w:pPr>
      <w:ind w:left="720"/>
      <w:contextualSpacing/>
    </w:pPr>
  </w:style>
  <w:style w:type="character" w:styleId="af1">
    <w:name w:val="line number"/>
    <w:basedOn w:val="a0"/>
    <w:uiPriority w:val="99"/>
    <w:semiHidden/>
    <w:unhideWhenUsed/>
    <w:rsid w:val="00602BDA"/>
  </w:style>
  <w:style w:type="paragraph" w:customStyle="1" w:styleId="EndNoteBibliographyTitle">
    <w:name w:val="EndNote Bibliography Title"/>
    <w:basedOn w:val="a"/>
    <w:link w:val="EndNoteBibliographyTitle0"/>
    <w:rsid w:val="00162517"/>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162517"/>
    <w:rPr>
      <w:rFonts w:ascii="等线" w:eastAsia="等线" w:hAnsi="等线"/>
      <w:noProof/>
      <w:sz w:val="20"/>
    </w:rPr>
  </w:style>
  <w:style w:type="paragraph" w:customStyle="1" w:styleId="EndNoteBibliography">
    <w:name w:val="EndNote Bibliography"/>
    <w:basedOn w:val="a"/>
    <w:link w:val="EndNoteBibliography0"/>
    <w:rsid w:val="00162517"/>
    <w:rPr>
      <w:rFonts w:ascii="等线" w:eastAsia="等线" w:hAnsi="等线"/>
      <w:noProof/>
      <w:sz w:val="20"/>
    </w:rPr>
  </w:style>
  <w:style w:type="character" w:customStyle="1" w:styleId="EndNoteBibliography0">
    <w:name w:val="EndNote Bibliography 字符"/>
    <w:basedOn w:val="a0"/>
    <w:link w:val="EndNoteBibliography"/>
    <w:rsid w:val="00162517"/>
    <w:rPr>
      <w:rFonts w:ascii="等线" w:eastAsia="等线" w:hAnsi="等线"/>
      <w:noProof/>
      <w:sz w:val="20"/>
    </w:rPr>
  </w:style>
  <w:style w:type="table" w:customStyle="1" w:styleId="5">
    <w:name w:val="网格型5"/>
    <w:basedOn w:val="a1"/>
    <w:next w:val="a7"/>
    <w:uiPriority w:val="39"/>
    <w:rsid w:val="000816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533172">
      <w:bodyDiv w:val="1"/>
      <w:marLeft w:val="0"/>
      <w:marRight w:val="0"/>
      <w:marTop w:val="0"/>
      <w:marBottom w:val="0"/>
      <w:divBdr>
        <w:top w:val="none" w:sz="0" w:space="0" w:color="auto"/>
        <w:left w:val="none" w:sz="0" w:space="0" w:color="auto"/>
        <w:bottom w:val="none" w:sz="0" w:space="0" w:color="auto"/>
        <w:right w:val="none" w:sz="0" w:space="0" w:color="auto"/>
      </w:divBdr>
    </w:div>
    <w:div w:id="1802960897">
      <w:bodyDiv w:val="1"/>
      <w:marLeft w:val="0"/>
      <w:marRight w:val="0"/>
      <w:marTop w:val="0"/>
      <w:marBottom w:val="0"/>
      <w:divBdr>
        <w:top w:val="none" w:sz="0" w:space="0" w:color="auto"/>
        <w:left w:val="none" w:sz="0" w:space="0" w:color="auto"/>
        <w:bottom w:val="none" w:sz="0" w:space="0" w:color="auto"/>
        <w:right w:val="none" w:sz="0" w:space="0" w:color="auto"/>
      </w:divBdr>
    </w:div>
    <w:div w:id="211478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7F5D6-8CD6-4838-B94E-AE4014A72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25</Pages>
  <Words>6865</Words>
  <Characters>39136</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yu_zh</dc:creator>
  <cp:keywords/>
  <dc:description/>
  <cp:lastModifiedBy>Zhebin Yu</cp:lastModifiedBy>
  <cp:revision>19</cp:revision>
  <cp:lastPrinted>2020-07-06T18:28:00Z</cp:lastPrinted>
  <dcterms:created xsi:type="dcterms:W3CDTF">2020-09-15T07:35:00Z</dcterms:created>
  <dcterms:modified xsi:type="dcterms:W3CDTF">2021-07-20T13:05:00Z</dcterms:modified>
</cp:coreProperties>
</file>